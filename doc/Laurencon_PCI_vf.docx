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BEB10" w14:textId="53099810" w:rsidR="003F25F0" w:rsidRPr="003F25F0" w:rsidRDefault="003F25F0" w:rsidP="003F25F0">
      <w:pPr>
        <w:tabs>
          <w:tab w:val="left" w:pos="4231"/>
        </w:tabs>
        <w:rPr>
          <w:rStyle w:val="Accentuationlgre"/>
          <w:rFonts w:ascii="Arial" w:hAnsi="Arial" w:cs="Arial"/>
          <w:b/>
          <w:i w:val="0"/>
          <w:iCs w:val="0"/>
          <w:sz w:val="48"/>
          <w:szCs w:val="36"/>
        </w:rPr>
      </w:pPr>
      <w:r w:rsidRPr="003F25F0">
        <w:rPr>
          <w:rStyle w:val="Accentuationlgre"/>
          <w:rFonts w:ascii="Arial" w:hAnsi="Arial" w:cs="Arial"/>
          <w:b/>
          <w:i w:val="0"/>
          <w:iCs w:val="0"/>
          <w:sz w:val="48"/>
          <w:szCs w:val="36"/>
        </w:rPr>
        <w:t xml:space="preserve">Favorable alleles for early plant </w:t>
      </w:r>
      <w:r w:rsidR="00CA1F2B">
        <w:rPr>
          <w:rStyle w:val="Accentuationlgre"/>
          <w:rFonts w:ascii="Arial" w:hAnsi="Arial" w:cs="Arial"/>
          <w:b/>
          <w:i w:val="0"/>
          <w:iCs w:val="0"/>
          <w:sz w:val="48"/>
          <w:szCs w:val="36"/>
        </w:rPr>
        <w:t>vigor</w:t>
      </w:r>
      <w:r w:rsidR="00CA1F2B" w:rsidRPr="003F25F0">
        <w:rPr>
          <w:rStyle w:val="Accentuationlgre"/>
          <w:rFonts w:ascii="Arial" w:hAnsi="Arial" w:cs="Arial"/>
          <w:b/>
          <w:i w:val="0"/>
          <w:iCs w:val="0"/>
          <w:sz w:val="48"/>
          <w:szCs w:val="36"/>
        </w:rPr>
        <w:t xml:space="preserve"> </w:t>
      </w:r>
      <w:r w:rsidRPr="003F25F0">
        <w:rPr>
          <w:rStyle w:val="Accentuationlgre"/>
          <w:rFonts w:ascii="Arial" w:hAnsi="Arial" w:cs="Arial"/>
          <w:b/>
          <w:i w:val="0"/>
          <w:iCs w:val="0"/>
          <w:sz w:val="48"/>
          <w:szCs w:val="36"/>
        </w:rPr>
        <w:t xml:space="preserve">related traits display unbalanced occurrence </w:t>
      </w:r>
      <w:r w:rsidR="004E73A6">
        <w:rPr>
          <w:rStyle w:val="Accentuationlgre"/>
          <w:rFonts w:ascii="Arial" w:hAnsi="Arial" w:cs="Arial"/>
          <w:b/>
          <w:i w:val="0"/>
          <w:iCs w:val="0"/>
          <w:sz w:val="48"/>
          <w:szCs w:val="36"/>
        </w:rPr>
        <w:t>within</w:t>
      </w:r>
      <w:r w:rsidR="004E73A6" w:rsidRPr="003F25F0">
        <w:rPr>
          <w:rStyle w:val="Accentuationlgre"/>
          <w:rFonts w:ascii="Arial" w:hAnsi="Arial" w:cs="Arial"/>
          <w:b/>
          <w:i w:val="0"/>
          <w:iCs w:val="0"/>
          <w:sz w:val="48"/>
          <w:szCs w:val="36"/>
        </w:rPr>
        <w:t xml:space="preserve"> </w:t>
      </w:r>
      <w:r w:rsidRPr="003F25F0">
        <w:rPr>
          <w:rStyle w:val="Accentuationlgre"/>
          <w:rFonts w:ascii="Arial" w:hAnsi="Arial" w:cs="Arial"/>
          <w:b/>
          <w:i w:val="0"/>
          <w:iCs w:val="0"/>
          <w:sz w:val="48"/>
          <w:szCs w:val="36"/>
        </w:rPr>
        <w:t>rapeseed germplasms</w:t>
      </w:r>
    </w:p>
    <w:p w14:paraId="6A66D0A9" w14:textId="1BC29D1A" w:rsidR="001D7263" w:rsidRDefault="001D7263" w:rsidP="001D7263">
      <w:pPr>
        <w:tabs>
          <w:tab w:val="left" w:pos="4231"/>
        </w:tabs>
        <w:rPr>
          <w:rStyle w:val="Accentuationlgre"/>
          <w:rFonts w:ascii="Arial" w:hAnsi="Arial" w:cs="Arial"/>
          <w:b/>
          <w:i w:val="0"/>
          <w:iCs w:val="0"/>
          <w:color w:val="auto"/>
          <w:sz w:val="48"/>
          <w:szCs w:val="36"/>
        </w:rPr>
      </w:pPr>
    </w:p>
    <w:p w14:paraId="139D0DB3" w14:textId="49D1B772" w:rsidR="003F25F0" w:rsidRPr="003F25F0" w:rsidRDefault="003F25F0" w:rsidP="003F25F0">
      <w:pPr>
        <w:ind w:right="708"/>
        <w:rPr>
          <w:rFonts w:ascii="Arial" w:hAnsi="Arial" w:cs="Arial"/>
          <w:sz w:val="32"/>
        </w:rPr>
      </w:pPr>
      <w:r w:rsidRPr="003F25F0">
        <w:rPr>
          <w:rFonts w:ascii="Arial" w:hAnsi="Arial" w:cs="Arial"/>
          <w:sz w:val="32"/>
        </w:rPr>
        <w:t>Marianne Laurençon</w:t>
      </w:r>
      <w:r w:rsidRPr="003F25F0">
        <w:rPr>
          <w:rFonts w:ascii="Arial" w:hAnsi="Arial" w:cs="Arial"/>
          <w:sz w:val="32"/>
          <w:vertAlign w:val="superscript"/>
        </w:rPr>
        <w:t>1</w:t>
      </w:r>
      <w:r w:rsidRPr="003F25F0">
        <w:rPr>
          <w:rFonts w:ascii="Arial" w:hAnsi="Arial" w:cs="Arial"/>
          <w:sz w:val="32"/>
        </w:rPr>
        <w:t xml:space="preserve">, </w:t>
      </w:r>
      <w:r w:rsidR="00637CE9" w:rsidRPr="003F25F0">
        <w:rPr>
          <w:rFonts w:ascii="Arial" w:hAnsi="Arial" w:cs="Arial"/>
          <w:sz w:val="32"/>
        </w:rPr>
        <w:t>Céline Richard-Molard</w:t>
      </w:r>
      <w:r w:rsidR="00637CE9" w:rsidRPr="003F25F0">
        <w:rPr>
          <w:rFonts w:ascii="Arial" w:hAnsi="Arial" w:cs="Arial"/>
          <w:sz w:val="32"/>
          <w:vertAlign w:val="superscript"/>
        </w:rPr>
        <w:t>2</w:t>
      </w:r>
      <w:r w:rsidR="00637CE9" w:rsidRPr="003F25F0">
        <w:rPr>
          <w:rFonts w:ascii="Arial" w:hAnsi="Arial" w:cs="Arial"/>
          <w:sz w:val="32"/>
        </w:rPr>
        <w:t>, Marion Gauthier</w:t>
      </w:r>
      <w:r w:rsidR="00637CE9" w:rsidRPr="003F25F0">
        <w:rPr>
          <w:rFonts w:ascii="Arial" w:hAnsi="Arial" w:cs="Arial"/>
          <w:sz w:val="32"/>
          <w:vertAlign w:val="superscript"/>
        </w:rPr>
        <w:t>1</w:t>
      </w:r>
      <w:r w:rsidR="00637CE9" w:rsidRPr="003F25F0">
        <w:rPr>
          <w:rFonts w:ascii="Arial" w:hAnsi="Arial" w:cs="Arial"/>
          <w:sz w:val="32"/>
        </w:rPr>
        <w:t xml:space="preserve">, </w:t>
      </w:r>
      <w:del w:id="0" w:author="Anne Laperche" w:date="2025-11-21T15:16:00Z">
        <w:r w:rsidRPr="003F25F0" w:rsidDel="00CF2A94">
          <w:rPr>
            <w:rFonts w:ascii="Arial" w:hAnsi="Arial" w:cs="Arial"/>
            <w:sz w:val="32"/>
          </w:rPr>
          <w:delText>Elise Alix</w:delText>
        </w:r>
        <w:r w:rsidRPr="003F25F0" w:rsidDel="00CF2A94">
          <w:rPr>
            <w:rFonts w:ascii="Arial" w:hAnsi="Arial" w:cs="Arial"/>
            <w:sz w:val="32"/>
            <w:vertAlign w:val="superscript"/>
          </w:rPr>
          <w:delText>1</w:delText>
        </w:r>
        <w:r w:rsidRPr="003F25F0" w:rsidDel="00CF2A94">
          <w:rPr>
            <w:rFonts w:ascii="Arial" w:hAnsi="Arial" w:cs="Arial"/>
            <w:sz w:val="32"/>
          </w:rPr>
          <w:delText xml:space="preserve">, </w:delText>
        </w:r>
      </w:del>
      <w:proofErr w:type="spellStart"/>
      <w:r w:rsidRPr="003F25F0">
        <w:rPr>
          <w:rFonts w:ascii="Arial" w:hAnsi="Arial" w:cs="Arial"/>
          <w:sz w:val="32"/>
        </w:rPr>
        <w:t>Solenn</w:t>
      </w:r>
      <w:proofErr w:type="spellEnd"/>
      <w:r w:rsidRPr="003F25F0">
        <w:rPr>
          <w:rFonts w:ascii="Arial" w:hAnsi="Arial" w:cs="Arial"/>
          <w:sz w:val="32"/>
        </w:rPr>
        <w:t xml:space="preserve"> Guichard</w:t>
      </w:r>
      <w:r w:rsidRPr="003F25F0">
        <w:rPr>
          <w:rFonts w:ascii="Arial" w:hAnsi="Arial" w:cs="Arial"/>
          <w:sz w:val="32"/>
          <w:vertAlign w:val="superscript"/>
        </w:rPr>
        <w:t>1</w:t>
      </w:r>
      <w:r w:rsidRPr="003F25F0">
        <w:rPr>
          <w:rFonts w:ascii="Arial" w:hAnsi="Arial" w:cs="Arial"/>
          <w:sz w:val="32"/>
        </w:rPr>
        <w:t>, Stéphane Jumel</w:t>
      </w:r>
      <w:r w:rsidRPr="003F25F0">
        <w:rPr>
          <w:rFonts w:ascii="Arial" w:hAnsi="Arial" w:cs="Arial"/>
          <w:sz w:val="32"/>
          <w:vertAlign w:val="superscript"/>
        </w:rPr>
        <w:t>1</w:t>
      </w:r>
      <w:r w:rsidRPr="003F25F0">
        <w:rPr>
          <w:rFonts w:ascii="Arial" w:hAnsi="Arial" w:cs="Arial"/>
          <w:sz w:val="32"/>
        </w:rPr>
        <w:t xml:space="preserve">, </w:t>
      </w:r>
      <w:ins w:id="1" w:author="Anne Laperche" w:date="2025-11-21T15:16:00Z">
        <w:r w:rsidR="00CF2A94" w:rsidRPr="003F25F0">
          <w:rPr>
            <w:rFonts w:ascii="Arial" w:hAnsi="Arial" w:cs="Arial"/>
            <w:sz w:val="32"/>
          </w:rPr>
          <w:t>Elise Alix</w:t>
        </w:r>
        <w:r w:rsidR="00CF2A94" w:rsidRPr="003F25F0">
          <w:rPr>
            <w:rFonts w:ascii="Arial" w:hAnsi="Arial" w:cs="Arial"/>
            <w:sz w:val="32"/>
            <w:vertAlign w:val="superscript"/>
          </w:rPr>
          <w:t>1</w:t>
        </w:r>
        <w:r w:rsidR="00CF2A94" w:rsidRPr="003F25F0">
          <w:rPr>
            <w:rFonts w:ascii="Arial" w:hAnsi="Arial" w:cs="Arial"/>
            <w:sz w:val="32"/>
          </w:rPr>
          <w:t xml:space="preserve">, </w:t>
        </w:r>
        <w:proofErr w:type="spellStart"/>
        <w:r w:rsidR="00CF2A94">
          <w:rPr>
            <w:rFonts w:ascii="Arial" w:hAnsi="Arial" w:cs="Arial"/>
            <w:sz w:val="32"/>
          </w:rPr>
          <w:t>Khadidiatou</w:t>
        </w:r>
        <w:proofErr w:type="spellEnd"/>
        <w:r w:rsidR="00CF2A94">
          <w:rPr>
            <w:rFonts w:ascii="Arial" w:hAnsi="Arial" w:cs="Arial"/>
            <w:sz w:val="32"/>
          </w:rPr>
          <w:t xml:space="preserve"> Demba</w:t>
        </w:r>
      </w:ins>
      <w:ins w:id="2" w:author="Anne Laperche" w:date="2025-11-21T15:17:00Z">
        <w:r w:rsidR="00CF2A94" w:rsidRPr="003F25F0">
          <w:rPr>
            <w:rFonts w:ascii="Arial" w:hAnsi="Arial" w:cs="Arial"/>
            <w:sz w:val="32"/>
            <w:vertAlign w:val="superscript"/>
          </w:rPr>
          <w:t>1</w:t>
        </w:r>
      </w:ins>
      <w:ins w:id="3" w:author="Anne Laperche" w:date="2025-11-21T15:16:00Z">
        <w:r w:rsidR="00CF2A94">
          <w:rPr>
            <w:rFonts w:ascii="Arial" w:hAnsi="Arial" w:cs="Arial"/>
            <w:sz w:val="32"/>
          </w:rPr>
          <w:t xml:space="preserve">, </w:t>
        </w:r>
      </w:ins>
      <w:r w:rsidRPr="003F25F0">
        <w:rPr>
          <w:rFonts w:ascii="Arial" w:hAnsi="Arial" w:cs="Arial"/>
          <w:sz w:val="32"/>
        </w:rPr>
        <w:t>Bernard Moulin</w:t>
      </w:r>
      <w:r w:rsidRPr="003F25F0">
        <w:rPr>
          <w:rFonts w:ascii="Arial" w:hAnsi="Arial" w:cs="Arial"/>
          <w:sz w:val="32"/>
          <w:vertAlign w:val="superscript"/>
        </w:rPr>
        <w:t>1</w:t>
      </w:r>
      <w:r w:rsidRPr="003F25F0">
        <w:rPr>
          <w:rFonts w:ascii="Arial" w:hAnsi="Arial" w:cs="Arial"/>
          <w:sz w:val="32"/>
        </w:rPr>
        <w:t>, Nathalie Nesi</w:t>
      </w:r>
      <w:r w:rsidRPr="003F25F0">
        <w:rPr>
          <w:rFonts w:ascii="Arial" w:hAnsi="Arial" w:cs="Arial"/>
          <w:sz w:val="32"/>
          <w:vertAlign w:val="superscript"/>
        </w:rPr>
        <w:t>1</w:t>
      </w:r>
      <w:r>
        <w:rPr>
          <w:rFonts w:ascii="Arial" w:hAnsi="Arial" w:cs="Arial"/>
          <w:sz w:val="32"/>
        </w:rPr>
        <w:t>*</w:t>
      </w:r>
      <w:r w:rsidRPr="003F25F0">
        <w:rPr>
          <w:rFonts w:ascii="Arial" w:hAnsi="Arial" w:cs="Arial"/>
          <w:sz w:val="32"/>
        </w:rPr>
        <w:t>, Anne Laperche</w:t>
      </w:r>
      <w:r w:rsidRPr="003F25F0">
        <w:rPr>
          <w:rFonts w:ascii="Arial" w:hAnsi="Arial" w:cs="Arial"/>
          <w:sz w:val="32"/>
          <w:vertAlign w:val="superscript"/>
        </w:rPr>
        <w:t>1</w:t>
      </w:r>
    </w:p>
    <w:p w14:paraId="1411A12D" w14:textId="77777777" w:rsidR="003F25F0" w:rsidRPr="003F25F0" w:rsidRDefault="003F25F0" w:rsidP="003F25F0">
      <w:pPr>
        <w:rPr>
          <w:sz w:val="20"/>
          <w:szCs w:val="22"/>
          <w:vertAlign w:val="superscript"/>
        </w:rPr>
      </w:pPr>
    </w:p>
    <w:p w14:paraId="7EC6EF4B" w14:textId="77777777" w:rsidR="001D7263" w:rsidRPr="003F25F0" w:rsidRDefault="001D7263" w:rsidP="001D7263">
      <w:pPr>
        <w:rPr>
          <w:rFonts w:ascii="Arial" w:hAnsi="Arial" w:cs="Arial"/>
          <w:sz w:val="20"/>
          <w:szCs w:val="22"/>
          <w:vertAlign w:val="superscript"/>
        </w:rPr>
      </w:pPr>
    </w:p>
    <w:p w14:paraId="1AEB19AE" w14:textId="785535E1" w:rsidR="001334B2" w:rsidRPr="00C43ED4" w:rsidRDefault="00C43ED4" w:rsidP="001D7263">
      <w:pPr>
        <w:rPr>
          <w:rFonts w:asciiTheme="minorHAnsi" w:hAnsiTheme="minorHAnsi" w:cstheme="minorHAnsi"/>
          <w:sz w:val="24"/>
        </w:rPr>
      </w:pPr>
      <w:r w:rsidRPr="00C43ED4">
        <w:rPr>
          <w:rFonts w:cstheme="minorHAnsi"/>
          <w:vertAlign w:val="superscript"/>
        </w:rPr>
        <w:t>1</w:t>
      </w:r>
      <w:r w:rsidR="001334B2" w:rsidRPr="00B340C3">
        <w:rPr>
          <w:rFonts w:cstheme="minorHAnsi"/>
        </w:rPr>
        <w:t xml:space="preserve">Institut </w:t>
      </w:r>
      <w:proofErr w:type="spellStart"/>
      <w:r w:rsidR="001334B2" w:rsidRPr="00B340C3">
        <w:rPr>
          <w:rFonts w:cstheme="minorHAnsi"/>
        </w:rPr>
        <w:t>Agro</w:t>
      </w:r>
      <w:proofErr w:type="spellEnd"/>
      <w:r w:rsidR="001334B2">
        <w:rPr>
          <w:rFonts w:cstheme="minorHAnsi"/>
        </w:rPr>
        <w:t xml:space="preserve">, </w:t>
      </w:r>
      <w:r w:rsidR="001334B2" w:rsidRPr="00B340C3">
        <w:rPr>
          <w:rFonts w:cstheme="minorHAnsi"/>
        </w:rPr>
        <w:t xml:space="preserve">Univ Rennes, </w:t>
      </w:r>
      <w:r w:rsidR="001334B2">
        <w:rPr>
          <w:rFonts w:cstheme="minorHAnsi"/>
        </w:rPr>
        <w:t xml:space="preserve">INRAE, </w:t>
      </w:r>
      <w:r w:rsidR="001334B2" w:rsidRPr="00B340C3">
        <w:rPr>
          <w:rFonts w:cstheme="minorHAnsi"/>
        </w:rPr>
        <w:t>IGEPP</w:t>
      </w:r>
      <w:r w:rsidR="001334B2">
        <w:rPr>
          <w:rFonts w:cstheme="minorHAnsi"/>
        </w:rPr>
        <w:t xml:space="preserve">, </w:t>
      </w:r>
      <w:r w:rsidRPr="00C43ED4">
        <w:rPr>
          <w:rFonts w:cstheme="minorHAnsi"/>
        </w:rPr>
        <w:t>35</w:t>
      </w:r>
      <w:r w:rsidR="004E73A6">
        <w:rPr>
          <w:rFonts w:cstheme="minorHAnsi"/>
        </w:rPr>
        <w:t>650</w:t>
      </w:r>
      <w:r w:rsidRPr="00C43ED4">
        <w:rPr>
          <w:rFonts w:cstheme="minorHAnsi"/>
        </w:rPr>
        <w:t xml:space="preserve"> Le Rheu, France</w:t>
      </w:r>
    </w:p>
    <w:p w14:paraId="46CCAFDF" w14:textId="7800FDE2" w:rsidR="001D7263" w:rsidRPr="007A5286" w:rsidRDefault="001D7263" w:rsidP="001D7263">
      <w:pPr>
        <w:rPr>
          <w:rFonts w:ascii="Arial" w:hAnsi="Arial" w:cs="Arial"/>
          <w:sz w:val="20"/>
          <w:szCs w:val="22"/>
        </w:rPr>
      </w:pPr>
      <w:r w:rsidRPr="007A5286">
        <w:rPr>
          <w:rFonts w:ascii="Arial" w:hAnsi="Arial" w:cs="Arial"/>
          <w:sz w:val="20"/>
          <w:szCs w:val="22"/>
          <w:vertAlign w:val="superscript"/>
        </w:rPr>
        <w:t>2</w:t>
      </w:r>
      <w:r w:rsidRPr="007A5286">
        <w:rPr>
          <w:rFonts w:ascii="Arial" w:hAnsi="Arial" w:cs="Arial"/>
          <w:sz w:val="20"/>
          <w:szCs w:val="22"/>
        </w:rPr>
        <w:t xml:space="preserve"> </w:t>
      </w:r>
      <w:r w:rsidR="00C43ED4" w:rsidRPr="00756BC9">
        <w:rPr>
          <w:rFonts w:cstheme="minorHAnsi"/>
        </w:rPr>
        <w:t>Université Paris-</w:t>
      </w:r>
      <w:proofErr w:type="spellStart"/>
      <w:r w:rsidR="00C43ED4" w:rsidRPr="00756BC9">
        <w:rPr>
          <w:rFonts w:cstheme="minorHAnsi"/>
        </w:rPr>
        <w:t>Saclay</w:t>
      </w:r>
      <w:proofErr w:type="spellEnd"/>
      <w:r w:rsidR="00C43ED4" w:rsidRPr="00756BC9">
        <w:rPr>
          <w:rFonts w:cstheme="minorHAnsi"/>
        </w:rPr>
        <w:t xml:space="preserve">, </w:t>
      </w:r>
      <w:proofErr w:type="spellStart"/>
      <w:r w:rsidR="00C43ED4" w:rsidRPr="00756BC9">
        <w:rPr>
          <w:rFonts w:cstheme="minorHAnsi"/>
        </w:rPr>
        <w:t>AgroParisTech</w:t>
      </w:r>
      <w:proofErr w:type="spellEnd"/>
      <w:r w:rsidR="00C43ED4" w:rsidRPr="00756BC9">
        <w:rPr>
          <w:rFonts w:cstheme="minorHAnsi"/>
        </w:rPr>
        <w:t xml:space="preserve">, </w:t>
      </w:r>
      <w:r w:rsidR="00637CE9" w:rsidRPr="00756BC9">
        <w:rPr>
          <w:rFonts w:cstheme="minorHAnsi"/>
        </w:rPr>
        <w:t>INRAE</w:t>
      </w:r>
      <w:r w:rsidR="00637CE9">
        <w:rPr>
          <w:rFonts w:cstheme="minorHAnsi"/>
        </w:rPr>
        <w:t xml:space="preserve">, </w:t>
      </w:r>
      <w:r w:rsidR="00C43ED4" w:rsidRPr="00756BC9">
        <w:rPr>
          <w:rFonts w:cstheme="minorHAnsi"/>
        </w:rPr>
        <w:t xml:space="preserve">UMR </w:t>
      </w:r>
      <w:proofErr w:type="spellStart"/>
      <w:r w:rsidR="00C43ED4" w:rsidRPr="00756BC9">
        <w:rPr>
          <w:rFonts w:cstheme="minorHAnsi"/>
        </w:rPr>
        <w:t>EcoSys</w:t>
      </w:r>
      <w:proofErr w:type="spellEnd"/>
      <w:r w:rsidR="00C43ED4" w:rsidRPr="00756BC9">
        <w:rPr>
          <w:rFonts w:cstheme="minorHAnsi"/>
        </w:rPr>
        <w:t xml:space="preserve">, 91120 </w:t>
      </w:r>
      <w:proofErr w:type="spellStart"/>
      <w:r w:rsidR="00C43ED4" w:rsidRPr="00756BC9">
        <w:rPr>
          <w:rFonts w:cstheme="minorHAnsi"/>
        </w:rPr>
        <w:t>Palaiseau</w:t>
      </w:r>
      <w:proofErr w:type="spellEnd"/>
      <w:r w:rsidR="00C43ED4" w:rsidRPr="00756BC9">
        <w:rPr>
          <w:rFonts w:cstheme="minorHAnsi"/>
        </w:rPr>
        <w:t>, France</w:t>
      </w:r>
    </w:p>
    <w:p w14:paraId="3583CCB0" w14:textId="77777777" w:rsidR="001D7263" w:rsidRPr="007A5286" w:rsidRDefault="001D7263" w:rsidP="001D7263">
      <w:pPr>
        <w:rPr>
          <w:rFonts w:ascii="Arial" w:hAnsi="Arial" w:cs="Arial"/>
          <w:sz w:val="20"/>
          <w:szCs w:val="22"/>
        </w:rPr>
      </w:pPr>
    </w:p>
    <w:p w14:paraId="1C504B24" w14:textId="77777777" w:rsidR="001D7263" w:rsidRPr="007A5286" w:rsidRDefault="001D7263" w:rsidP="001D7263">
      <w:pPr>
        <w:rPr>
          <w:rFonts w:ascii="Arial" w:hAnsi="Arial" w:cs="Arial"/>
          <w:sz w:val="20"/>
          <w:szCs w:val="22"/>
        </w:rPr>
      </w:pPr>
      <w:r w:rsidRPr="007A5286">
        <w:rPr>
          <w:rFonts w:ascii="Arial" w:hAnsi="Arial" w:cs="Arial"/>
          <w:sz w:val="20"/>
          <w:szCs w:val="22"/>
        </w:rPr>
        <w:t>*Corresponding author</w:t>
      </w:r>
    </w:p>
    <w:p w14:paraId="4F5F5754" w14:textId="7F3E0EB8" w:rsidR="001D7263" w:rsidRPr="007A5286" w:rsidRDefault="001D7263" w:rsidP="001D7263">
      <w:pPr>
        <w:rPr>
          <w:rFonts w:ascii="Arial" w:hAnsi="Arial" w:cs="Arial"/>
          <w:sz w:val="20"/>
          <w:szCs w:val="22"/>
        </w:rPr>
      </w:pPr>
      <w:r w:rsidRPr="007A5286">
        <w:rPr>
          <w:rFonts w:ascii="Arial" w:hAnsi="Arial" w:cs="Arial"/>
          <w:sz w:val="20"/>
          <w:szCs w:val="22"/>
        </w:rPr>
        <w:t>Correspondence:</w:t>
      </w:r>
      <w:r w:rsidR="00C43ED4">
        <w:rPr>
          <w:rFonts w:ascii="Arial" w:hAnsi="Arial" w:cs="Arial"/>
          <w:sz w:val="20"/>
          <w:szCs w:val="22"/>
        </w:rPr>
        <w:t xml:space="preserve"> </w:t>
      </w:r>
      <w:hyperlink r:id="rId8" w:history="1">
        <w:r w:rsidR="00F33948" w:rsidRPr="005D6695">
          <w:rPr>
            <w:rStyle w:val="Lienhypertexte"/>
            <w:rFonts w:ascii="Arial" w:hAnsi="Arial" w:cs="Arial"/>
            <w:sz w:val="20"/>
            <w:szCs w:val="22"/>
          </w:rPr>
          <w:t>nathalie.nesi@inrae.fr</w:t>
        </w:r>
      </w:hyperlink>
      <w:r w:rsidR="00F33948">
        <w:rPr>
          <w:rFonts w:ascii="Arial" w:hAnsi="Arial" w:cs="Arial"/>
          <w:sz w:val="20"/>
          <w:szCs w:val="22"/>
        </w:rPr>
        <w:t xml:space="preserve"> </w:t>
      </w:r>
    </w:p>
    <w:p w14:paraId="17A614A6" w14:textId="77777777" w:rsidR="001D7263" w:rsidRPr="007A5286" w:rsidRDefault="001D7263" w:rsidP="001D7263">
      <w:pPr>
        <w:ind w:left="-2127"/>
        <w:rPr>
          <w:rFonts w:ascii="Arial" w:hAnsi="Arial" w:cs="Arial"/>
          <w:sz w:val="28"/>
          <w:szCs w:val="28"/>
        </w:rPr>
      </w:pPr>
    </w:p>
    <w:p w14:paraId="2795F0C4" w14:textId="5B274556" w:rsidR="001D7263" w:rsidRDefault="001D7263" w:rsidP="001D7263">
      <w:pPr>
        <w:shd w:val="clear" w:color="auto" w:fill="E7E6E6" w:themeFill="background2"/>
        <w:rPr>
          <w:rFonts w:ascii="Arial" w:hAnsi="Arial" w:cs="Arial"/>
          <w:b/>
          <w:smallCaps/>
          <w:sz w:val="28"/>
          <w:szCs w:val="21"/>
        </w:rPr>
      </w:pPr>
      <w:r w:rsidRPr="007A5286">
        <w:rPr>
          <w:rFonts w:ascii="Arial" w:hAnsi="Arial" w:cs="Arial"/>
          <w:b/>
          <w:smallCaps/>
          <w:sz w:val="28"/>
          <w:szCs w:val="21"/>
        </w:rPr>
        <w:t>Abstract</w:t>
      </w:r>
    </w:p>
    <w:p w14:paraId="75D2A833" w14:textId="653927D3" w:rsidR="00C43ED4" w:rsidRDefault="00C43ED4" w:rsidP="001D7263">
      <w:pPr>
        <w:shd w:val="clear" w:color="auto" w:fill="E7E6E6" w:themeFill="background2"/>
        <w:rPr>
          <w:rFonts w:ascii="Arial" w:hAnsi="Arial" w:cs="Arial"/>
          <w:iCs/>
          <w:noProof/>
          <w:sz w:val="24"/>
          <w:szCs w:val="16"/>
        </w:rPr>
      </w:pPr>
      <w:r w:rsidRPr="00C43ED4">
        <w:rPr>
          <w:rFonts w:ascii="Arial" w:hAnsi="Arial" w:cs="Arial"/>
          <w:iCs/>
          <w:noProof/>
          <w:sz w:val="24"/>
          <w:szCs w:val="16"/>
        </w:rPr>
        <w:t xml:space="preserve">During early plant development, </w:t>
      </w:r>
      <w:r w:rsidR="00575877">
        <w:rPr>
          <w:rFonts w:ascii="Arial" w:hAnsi="Arial" w:cs="Arial"/>
          <w:iCs/>
          <w:noProof/>
          <w:sz w:val="24"/>
          <w:szCs w:val="16"/>
        </w:rPr>
        <w:t>rapeseed</w:t>
      </w:r>
      <w:r w:rsidRPr="00C43ED4">
        <w:rPr>
          <w:rFonts w:ascii="Arial" w:hAnsi="Arial" w:cs="Arial"/>
          <w:iCs/>
          <w:noProof/>
          <w:sz w:val="24"/>
          <w:szCs w:val="16"/>
        </w:rPr>
        <w:t xml:space="preserve"> is subjected to a number of biotic and abiotic stresses, which can compromise the crop’s establishment and yield potential. Therefore, early vigor, defined here as a rapid early development of leaf area and above-ground biomass from emergence to </w:t>
      </w:r>
      <w:r w:rsidR="00193AFA">
        <w:rPr>
          <w:rFonts w:ascii="Arial" w:hAnsi="Arial" w:cs="Arial"/>
          <w:iCs/>
          <w:noProof/>
          <w:sz w:val="24"/>
          <w:szCs w:val="16"/>
        </w:rPr>
        <w:t xml:space="preserve">the </w:t>
      </w:r>
      <w:r w:rsidRPr="00C43ED4">
        <w:rPr>
          <w:rFonts w:ascii="Arial" w:hAnsi="Arial" w:cs="Arial"/>
          <w:iCs/>
          <w:noProof/>
          <w:sz w:val="24"/>
          <w:szCs w:val="16"/>
        </w:rPr>
        <w:t>4-5 leaf stage, is an essential factor to consider for a successful establishment</w:t>
      </w:r>
      <w:r>
        <w:rPr>
          <w:rFonts w:ascii="Arial" w:hAnsi="Arial" w:cs="Arial"/>
          <w:iCs/>
          <w:noProof/>
          <w:sz w:val="24"/>
          <w:szCs w:val="16"/>
        </w:rPr>
        <w:t xml:space="preserve">. </w:t>
      </w:r>
      <w:r w:rsidRPr="00C43ED4">
        <w:rPr>
          <w:rFonts w:ascii="Arial" w:hAnsi="Arial" w:cs="Arial"/>
          <w:iCs/>
          <w:noProof/>
          <w:sz w:val="24"/>
          <w:szCs w:val="16"/>
        </w:rPr>
        <w:t xml:space="preserve">However, </w:t>
      </w:r>
      <w:r w:rsidR="00193AFA">
        <w:rPr>
          <w:rFonts w:ascii="Arial" w:hAnsi="Arial" w:cs="Arial"/>
          <w:iCs/>
          <w:noProof/>
          <w:sz w:val="24"/>
          <w:szCs w:val="16"/>
        </w:rPr>
        <w:t xml:space="preserve">early plant </w:t>
      </w:r>
      <w:r w:rsidRPr="00C43ED4">
        <w:rPr>
          <w:rFonts w:ascii="Arial" w:hAnsi="Arial" w:cs="Arial"/>
          <w:iCs/>
          <w:noProof/>
          <w:sz w:val="24"/>
          <w:szCs w:val="16"/>
        </w:rPr>
        <w:t xml:space="preserve">vigor is an integrative trait that can be defined as the result of a combination of shoot, root and whole-plant traits. To date, there has been a limited focus on the genetic control of traits involved in early vigor in </w:t>
      </w:r>
      <w:r w:rsidR="00193AFA">
        <w:rPr>
          <w:rFonts w:ascii="Arial" w:hAnsi="Arial" w:cs="Arial"/>
          <w:iCs/>
          <w:noProof/>
          <w:sz w:val="24"/>
          <w:szCs w:val="16"/>
        </w:rPr>
        <w:t xml:space="preserve">rapeseed, </w:t>
      </w:r>
      <w:r w:rsidRPr="00C43ED4">
        <w:rPr>
          <w:rFonts w:ascii="Arial" w:hAnsi="Arial" w:cs="Arial"/>
          <w:iCs/>
          <w:noProof/>
          <w:sz w:val="24"/>
          <w:szCs w:val="16"/>
        </w:rPr>
        <w:t xml:space="preserve">particularly when the whole plant is considered. A diversity panel was developed, including winter, spring and Asian </w:t>
      </w:r>
      <w:r w:rsidR="00F33948">
        <w:rPr>
          <w:rFonts w:ascii="Arial" w:hAnsi="Arial" w:cs="Arial"/>
          <w:iCs/>
          <w:noProof/>
          <w:sz w:val="24"/>
          <w:szCs w:val="16"/>
        </w:rPr>
        <w:t>rapeseed</w:t>
      </w:r>
      <w:r w:rsidRPr="00C43ED4">
        <w:rPr>
          <w:rFonts w:ascii="Arial" w:hAnsi="Arial" w:cs="Arial"/>
          <w:iCs/>
          <w:noProof/>
          <w:sz w:val="24"/>
          <w:szCs w:val="16"/>
        </w:rPr>
        <w:t xml:space="preserve"> as well as winter fodder and swede accessions. This panel was phenotyped for early </w:t>
      </w:r>
      <w:r w:rsidR="00193AFA">
        <w:rPr>
          <w:rFonts w:ascii="Arial" w:hAnsi="Arial" w:cs="Arial"/>
          <w:iCs/>
          <w:noProof/>
          <w:sz w:val="24"/>
          <w:szCs w:val="16"/>
        </w:rPr>
        <w:t>plant vigor</w:t>
      </w:r>
      <w:r w:rsidRPr="00C43ED4">
        <w:rPr>
          <w:rFonts w:ascii="Arial" w:hAnsi="Arial" w:cs="Arial"/>
          <w:iCs/>
          <w:noProof/>
          <w:sz w:val="24"/>
          <w:szCs w:val="16"/>
        </w:rPr>
        <w:t xml:space="preserve"> related traits to allow QTL detection through </w:t>
      </w:r>
      <w:r w:rsidR="00F33948">
        <w:rPr>
          <w:rFonts w:ascii="Arial" w:hAnsi="Arial" w:cs="Arial"/>
          <w:iCs/>
          <w:noProof/>
          <w:sz w:val="24"/>
          <w:szCs w:val="16"/>
        </w:rPr>
        <w:t>genome-wide association</w:t>
      </w:r>
      <w:r w:rsidR="00F33948" w:rsidRPr="00C43ED4">
        <w:rPr>
          <w:rFonts w:ascii="Arial" w:hAnsi="Arial" w:cs="Arial"/>
          <w:iCs/>
          <w:noProof/>
          <w:sz w:val="24"/>
          <w:szCs w:val="16"/>
        </w:rPr>
        <w:t xml:space="preserve"> </w:t>
      </w:r>
      <w:r w:rsidRPr="00C43ED4">
        <w:rPr>
          <w:rFonts w:ascii="Arial" w:hAnsi="Arial" w:cs="Arial"/>
          <w:iCs/>
          <w:noProof/>
          <w:sz w:val="24"/>
          <w:szCs w:val="16"/>
        </w:rPr>
        <w:t xml:space="preserve">studies. </w:t>
      </w:r>
      <w:r w:rsidR="00193AFA">
        <w:rPr>
          <w:rFonts w:ascii="Arial" w:hAnsi="Arial" w:cs="Arial"/>
          <w:iCs/>
          <w:noProof/>
          <w:sz w:val="24"/>
          <w:szCs w:val="16"/>
        </w:rPr>
        <w:t xml:space="preserve">Young plants were phenotyped </w:t>
      </w:r>
      <w:r w:rsidRPr="00C43ED4">
        <w:rPr>
          <w:rFonts w:ascii="Arial" w:hAnsi="Arial" w:cs="Arial"/>
          <w:iCs/>
          <w:noProof/>
          <w:sz w:val="24"/>
          <w:szCs w:val="16"/>
        </w:rPr>
        <w:t>on the basis of leaf area dynamics</w:t>
      </w:r>
      <w:r w:rsidR="00F33948">
        <w:rPr>
          <w:rFonts w:ascii="Arial" w:hAnsi="Arial" w:cs="Arial"/>
          <w:iCs/>
          <w:noProof/>
          <w:sz w:val="24"/>
          <w:szCs w:val="16"/>
        </w:rPr>
        <w:t xml:space="preserve">, </w:t>
      </w:r>
      <w:r w:rsidRPr="00C43ED4">
        <w:rPr>
          <w:rFonts w:ascii="Arial" w:hAnsi="Arial" w:cs="Arial"/>
          <w:iCs/>
          <w:noProof/>
          <w:sz w:val="24"/>
          <w:szCs w:val="16"/>
        </w:rPr>
        <w:t>biomass and surface development</w:t>
      </w:r>
      <w:r w:rsidR="00F33948">
        <w:rPr>
          <w:rFonts w:ascii="Arial" w:hAnsi="Arial" w:cs="Arial"/>
          <w:iCs/>
          <w:noProof/>
          <w:sz w:val="24"/>
          <w:szCs w:val="16"/>
        </w:rPr>
        <w:t>al</w:t>
      </w:r>
      <w:r w:rsidRPr="00C43ED4">
        <w:rPr>
          <w:rFonts w:ascii="Arial" w:hAnsi="Arial" w:cs="Arial"/>
          <w:iCs/>
          <w:noProof/>
          <w:sz w:val="24"/>
          <w:szCs w:val="16"/>
        </w:rPr>
        <w:t xml:space="preserve"> traits at the 4-5 leaf stage, as well as carbon and nitrogen fluxes, at the scale of shoot, root and whole plant compartments. </w:t>
      </w:r>
      <w:r w:rsidR="00F33948">
        <w:rPr>
          <w:rFonts w:ascii="Arial" w:hAnsi="Arial" w:cs="Arial"/>
          <w:iCs/>
          <w:noProof/>
          <w:sz w:val="24"/>
          <w:szCs w:val="16"/>
        </w:rPr>
        <w:t>Our results</w:t>
      </w:r>
      <w:r w:rsidRPr="00C43ED4">
        <w:rPr>
          <w:rFonts w:ascii="Arial" w:hAnsi="Arial" w:cs="Arial"/>
          <w:iCs/>
          <w:noProof/>
          <w:sz w:val="24"/>
          <w:szCs w:val="16"/>
        </w:rPr>
        <w:t xml:space="preserve"> revealed that the diversity panel consisted in three different genomic clusters that exhibited distinct patterns </w:t>
      </w:r>
      <w:r w:rsidRPr="00193AFA">
        <w:rPr>
          <w:rFonts w:ascii="Arial" w:hAnsi="Arial" w:cs="Arial"/>
          <w:iCs/>
          <w:noProof/>
          <w:sz w:val="24"/>
          <w:szCs w:val="16"/>
        </w:rPr>
        <w:t>of leaf area and biomass development. These observations can be attributed to variations in carbon and nitrogen acquisition and utilization efficiencies. T</w:t>
      </w:r>
      <w:r w:rsidRPr="00C43ED4">
        <w:rPr>
          <w:rFonts w:ascii="Arial" w:hAnsi="Arial" w:cs="Arial"/>
          <w:iCs/>
          <w:noProof/>
          <w:sz w:val="24"/>
          <w:szCs w:val="16"/>
        </w:rPr>
        <w:t xml:space="preserve">wenty-four </w:t>
      </w:r>
      <w:r w:rsidR="00F33948">
        <w:rPr>
          <w:rFonts w:ascii="Arial" w:hAnsi="Arial" w:cs="Arial"/>
          <w:iCs/>
          <w:noProof/>
          <w:sz w:val="24"/>
          <w:szCs w:val="16"/>
        </w:rPr>
        <w:t>loci</w:t>
      </w:r>
      <w:r w:rsidRPr="00C43ED4">
        <w:rPr>
          <w:rFonts w:ascii="Arial" w:hAnsi="Arial" w:cs="Arial"/>
          <w:iCs/>
          <w:noProof/>
          <w:sz w:val="24"/>
          <w:szCs w:val="16"/>
        </w:rPr>
        <w:t xml:space="preserve"> with low to moderate effects involved in early </w:t>
      </w:r>
      <w:r w:rsidR="00193AFA">
        <w:rPr>
          <w:rFonts w:ascii="Arial" w:hAnsi="Arial" w:cs="Arial"/>
          <w:iCs/>
          <w:noProof/>
          <w:sz w:val="24"/>
          <w:szCs w:val="16"/>
        </w:rPr>
        <w:t xml:space="preserve">vigor </w:t>
      </w:r>
      <w:r w:rsidRPr="00C43ED4">
        <w:rPr>
          <w:rFonts w:ascii="Arial" w:hAnsi="Arial" w:cs="Arial"/>
          <w:iCs/>
          <w:noProof/>
          <w:sz w:val="24"/>
          <w:szCs w:val="16"/>
        </w:rPr>
        <w:t>traits were identified. The majority of the favorable alleles at the detected QTL presented a high frequency (&gt;0.5) only in a specific genomic cluster. The favorable allele frequency modulation according to the considered genomic cluster demonstrates the need to integrate genetic diversity from the whole panel</w:t>
      </w:r>
      <w:r w:rsidR="00176C30">
        <w:rPr>
          <w:rFonts w:ascii="Arial" w:hAnsi="Arial" w:cs="Arial"/>
          <w:iCs/>
          <w:noProof/>
          <w:sz w:val="24"/>
          <w:szCs w:val="16"/>
        </w:rPr>
        <w:t xml:space="preserve"> </w:t>
      </w:r>
      <w:r w:rsidRPr="00C43ED4">
        <w:rPr>
          <w:rFonts w:ascii="Arial" w:hAnsi="Arial" w:cs="Arial"/>
          <w:iCs/>
          <w:noProof/>
          <w:sz w:val="24"/>
          <w:szCs w:val="16"/>
        </w:rPr>
        <w:t xml:space="preserve">(i.e. the three distinct genomic clusters) to improve the elite material for early </w:t>
      </w:r>
      <w:r w:rsidR="00193AFA">
        <w:rPr>
          <w:rFonts w:ascii="Arial" w:hAnsi="Arial" w:cs="Arial"/>
          <w:iCs/>
          <w:noProof/>
          <w:sz w:val="24"/>
          <w:szCs w:val="16"/>
        </w:rPr>
        <w:t>vigor t</w:t>
      </w:r>
      <w:r w:rsidRPr="00C43ED4">
        <w:rPr>
          <w:rFonts w:ascii="Arial" w:hAnsi="Arial" w:cs="Arial"/>
          <w:iCs/>
          <w:noProof/>
          <w:sz w:val="24"/>
          <w:szCs w:val="16"/>
        </w:rPr>
        <w:t>raits.</w:t>
      </w:r>
      <w:r w:rsidR="00F33948" w:rsidRPr="00F33948">
        <w:rPr>
          <w:rFonts w:ascii="Arial" w:hAnsi="Arial" w:cs="Arial"/>
          <w:iCs/>
          <w:noProof/>
          <w:sz w:val="24"/>
          <w:szCs w:val="16"/>
        </w:rPr>
        <w:t xml:space="preserve"> </w:t>
      </w:r>
      <w:r w:rsidR="00F33948" w:rsidRPr="00C43ED4">
        <w:rPr>
          <w:rFonts w:ascii="Arial" w:hAnsi="Arial" w:cs="Arial"/>
          <w:iCs/>
          <w:noProof/>
          <w:sz w:val="24"/>
          <w:szCs w:val="16"/>
        </w:rPr>
        <w:t xml:space="preserve">The results provide further insight into the genetic control of early vigor in </w:t>
      </w:r>
      <w:r w:rsidR="00575877">
        <w:rPr>
          <w:rFonts w:ascii="Arial" w:hAnsi="Arial" w:cs="Arial"/>
          <w:iCs/>
          <w:noProof/>
          <w:sz w:val="24"/>
          <w:szCs w:val="16"/>
        </w:rPr>
        <w:t>rapeseed</w:t>
      </w:r>
      <w:r w:rsidR="00F33948" w:rsidRPr="00C43ED4">
        <w:rPr>
          <w:rFonts w:ascii="Arial" w:hAnsi="Arial" w:cs="Arial"/>
          <w:iCs/>
          <w:noProof/>
          <w:sz w:val="24"/>
          <w:szCs w:val="16"/>
        </w:rPr>
        <w:t xml:space="preserve"> at the whole-plant level.</w:t>
      </w:r>
    </w:p>
    <w:p w14:paraId="16CDB4A7" w14:textId="77777777" w:rsidR="001D7263" w:rsidRPr="007A5286" w:rsidRDefault="001D7263" w:rsidP="001D7263">
      <w:pPr>
        <w:shd w:val="clear" w:color="auto" w:fill="E7E6E6" w:themeFill="background2"/>
        <w:rPr>
          <w:rFonts w:ascii="Arial" w:hAnsi="Arial" w:cs="Arial"/>
          <w:szCs w:val="16"/>
          <w:lang w:val="fr-FR"/>
        </w:rPr>
      </w:pPr>
    </w:p>
    <w:p w14:paraId="4A677773" w14:textId="18A381A1" w:rsidR="00C43ED4" w:rsidRPr="007A5286" w:rsidRDefault="001D7263" w:rsidP="001D7263">
      <w:pPr>
        <w:shd w:val="clear" w:color="auto" w:fill="E7E6E6" w:themeFill="background2"/>
        <w:rPr>
          <w:rFonts w:ascii="Arial" w:hAnsi="Arial" w:cs="Arial"/>
          <w:szCs w:val="16"/>
        </w:rPr>
      </w:pPr>
      <w:r w:rsidRPr="007A5286">
        <w:rPr>
          <w:rFonts w:ascii="Arial" w:hAnsi="Arial" w:cs="Arial"/>
          <w:b/>
          <w:i/>
          <w:szCs w:val="16"/>
        </w:rPr>
        <w:t>Keywords:</w:t>
      </w:r>
      <w:r w:rsidRPr="007A5286">
        <w:rPr>
          <w:rFonts w:ascii="Arial" w:hAnsi="Arial" w:cs="Arial"/>
          <w:szCs w:val="16"/>
        </w:rPr>
        <w:t xml:space="preserve"> </w:t>
      </w:r>
      <w:r w:rsidR="00C43ED4" w:rsidRPr="00C43ED4">
        <w:rPr>
          <w:rFonts w:ascii="Arial" w:hAnsi="Arial" w:cs="Arial"/>
          <w:i/>
          <w:szCs w:val="28"/>
        </w:rPr>
        <w:t>Brassica napus</w:t>
      </w:r>
      <w:r w:rsidR="00C43ED4" w:rsidRPr="007869AB">
        <w:rPr>
          <w:rFonts w:ascii="Arial" w:hAnsi="Arial" w:cs="Arial"/>
          <w:i/>
          <w:szCs w:val="28"/>
        </w:rPr>
        <w:t>,</w:t>
      </w:r>
      <w:r w:rsidR="00C43ED4" w:rsidRPr="007869AB">
        <w:rPr>
          <w:i/>
          <w:szCs w:val="28"/>
        </w:rPr>
        <w:t xml:space="preserve"> </w:t>
      </w:r>
      <w:r w:rsidR="00C43ED4" w:rsidRPr="007869AB">
        <w:rPr>
          <w:rFonts w:ascii="Arial" w:hAnsi="Arial" w:cs="Arial"/>
          <w:szCs w:val="16"/>
        </w:rPr>
        <w:t xml:space="preserve">early </w:t>
      </w:r>
      <w:r w:rsidR="00CA1F2B" w:rsidRPr="007869AB">
        <w:rPr>
          <w:rFonts w:ascii="Arial" w:hAnsi="Arial" w:cs="Arial"/>
          <w:szCs w:val="16"/>
        </w:rPr>
        <w:t>vigor</w:t>
      </w:r>
      <w:r w:rsidR="00C43ED4" w:rsidRPr="007869AB">
        <w:rPr>
          <w:rFonts w:ascii="Arial" w:hAnsi="Arial" w:cs="Arial"/>
          <w:szCs w:val="16"/>
        </w:rPr>
        <w:t>, GWAS</w:t>
      </w:r>
      <w:r w:rsidR="00C43ED4">
        <w:rPr>
          <w:rFonts w:ascii="Arial" w:hAnsi="Arial" w:cs="Arial"/>
          <w:szCs w:val="16"/>
        </w:rPr>
        <w:t>, genetic diversity</w:t>
      </w:r>
    </w:p>
    <w:p w14:paraId="2427F356" w14:textId="77777777" w:rsidR="001D7263" w:rsidRPr="007A5286" w:rsidRDefault="001D7263" w:rsidP="00FC2B94">
      <w:pPr>
        <w:pStyle w:val="PCJSection"/>
        <w:jc w:val="both"/>
        <w:rPr>
          <w:rFonts w:cs="Arial"/>
        </w:rPr>
      </w:pPr>
      <w:r w:rsidRPr="007A5286">
        <w:rPr>
          <w:rFonts w:cs="Arial"/>
        </w:rPr>
        <w:br w:type="page"/>
      </w:r>
    </w:p>
    <w:p w14:paraId="2BAEFF96" w14:textId="125C849D" w:rsidR="001A6502" w:rsidRPr="007A5286" w:rsidRDefault="003C017A" w:rsidP="001C1440">
      <w:pPr>
        <w:pStyle w:val="PCJSection"/>
        <w:rPr>
          <w:rFonts w:cs="Arial"/>
        </w:rPr>
      </w:pPr>
      <w:r w:rsidRPr="007A5286">
        <w:rPr>
          <w:rFonts w:cs="Arial"/>
        </w:rPr>
        <w:lastRenderedPageBreak/>
        <w:t>Introduction</w:t>
      </w:r>
    </w:p>
    <w:p w14:paraId="29C53B86" w14:textId="47804ACE" w:rsidR="001859B5" w:rsidRPr="001859B5" w:rsidRDefault="001859B5" w:rsidP="001859B5">
      <w:pPr>
        <w:pStyle w:val="PCJtext"/>
      </w:pPr>
      <w:r w:rsidRPr="001859B5">
        <w:t xml:space="preserve">Plant vigor is a key agronomic trait that determines plant performance. It can be defined as the result of a combination of traits that enables plants to transit rapidly through sensitive phases, eventually providing a mean to escape from adverse conditions and various stresses throughout the crop cycle </w:t>
      </w:r>
      <w:r w:rsidRPr="00176C30">
        <w:fldChar w:fldCharType="begin"/>
      </w:r>
      <w:r w:rsidRPr="00176C30">
        <w:instrText xml:space="preserve"> ADDIN ZOTERO_ITEM CSL_CITATION {"citationID":"iPWHG56k","properties":{"formattedCitation":"[1\\uc0\\u8211{}4]","plainCitation":"[1–4]","noteIndex":0},"citationItems":[{"id":71,"uris":["http://zotero.org/users/local/xMt306LA/items/X8KAFN6F"],"itemData":{"id":71,"type":"article-journal","container-title":"Canadian Journal of Plant Science","DOI":"10.4141/CJPS07059","ISSN":"0008-4220","issue":"1","journalAbbreviation":"Can. J. Plant Sci.","note":"publisher: NRC Research Press","page":"207-217","source":"cdnsciencepub.com (Atypon)","title":"Effects of seed size and seed weight on seedling establishment, vigour and tolerance of Argentine canola (Brassica napus) to flea beetles, Phyllotreta spp.","volume":"88","author":[{"family":"Elliott","given":"R. H."},{"family":"Franke","given":"C."},{"family":"Rakow","given":"G. F. W."}],"issued":{"date-parts":[["2008",1,1]]}}},{"id":1542,"uris":["http://zotero.org/users/local/xMt306LA/items/FW95G2TX"],"itemData":{"id":1542,"type":"article-journal","abstract":"Today's modern Dent×Flint maize (Zea mays L. ssp. mays) hybrids have a high yield potential but often lack satisfying early vigour under typical low spring temperatures of temperate latitudes. Maize was introduced into Europe already in the 16th century and until the 1950s, landraces evolved and adapted well to various geographically restricted and climatically marginal regions in Europe. Therefore, the objective of this study was to assess representatives of the large pool of Swiss Flint maize landraces for their early vigour under cool conditions in the field. A set of 17 landrace accessions were tested for 2 years at sites on the Swiss plateau (450 and 550m a.s.l.) and in the foothills of the Swiss Alps (830 and 870m a.s.l.). Plant emergence (PE), emergence index (EI), the efficiency of the photosystem II (Fv/Fm), leaf greenness (SPAD) and plant dry weight at the three- and six-leaf stages (DW3P, DW6P) were measured. Compared to a modern European Dent×Flint reference hybrid of good early vigour (Magister), superior early growth was found for several accessions that originated in northern alpine valleys. Three of these landraces (176RV, 151RV and 055LV) combined their good early growth with good early establishment (PE) and seemed to break the usually observed negative association between PE and DW3P or DW6P, a prerequisite for high-yielding plant stands. Plant emergence and establishment were often markedly better for landrace accessions from the Southern Alps, mainly from Tessin region, but their growth performance was significantly lower at the three- and the six-leaf stages. We conclude that northern Swiss landrace accessions in particular show good potential for improving early vigour of maize in cool field environments and we propose that the fast, non-destructive early vigour scoring is an efficient tool for assessing differences in growth in the field during these early plant stages.","container-title":"Field Crops Research","DOI":"10.1016/j.fcr.2008.07.015","ISSN":"0378-4290","issue":"2","journalAbbreviation":"Field Crops Research","page":"157-166","source":"ScienceDirect","title":"Swiss Flint maize landraces—A rich pool of variability for early vigour in cool environments","volume":"110","author":[{"family":"Peter","given":"Roland"},{"family":"Eschholz","given":"Tobias W."},{"family":"Stamp","given":"Peter"},{"family":"Liedgens","given":"Markus"}],"issued":{"date-parts":[["2009",2,10]]}}},{"id":1540,"uris":["http://zotero.org/users/local/xMt306LA/items/MEP4P2EA"],"itemData":{"id":1540,"type":"article-journal","abstract":"Rapid seedling growth of rice is reported to be associated with improved ability to tolerate weed competition, which is a major constraint in direct-seeded rice crops. To explore differences in growth and the effects of weed competition on yield, 20 diverse Asian rice cultivars were grown in the field and in greenhouse experiments. Differences in grain yield occurred between cultivars in the field and, after a single hand weeding, weed competition decreased grain yields by more than 60% compared with weed-free plots. Three of four cultivars producing the largest grain yields in weed-free plots also had the largest yields in competition with weeds in the same season. Some cultivars, however, had relatively poor yields in competition with weeds compared with weed-free conditions. Rice biomass at 28 days was correlated with grain yield in competition with weeds, and with reduced weed biomass. Substantial differences in seedling growth were found among cultivars. Sabita and NSG19 accumulated twice the total dry matter and leaf area per seedling by 12 days after sowing (DAS) as some of the least vigourous cultivars. Grain yields in competition with weeds in field experiments in two seasons significantly correlated with rice seedling biomass at 12 DAS in greenhouse experiments. Leaf area at 6 DAS had the greatest direct effect on seedling dry matter accumulation at 12 DAS. Leaf area at 6 DAS, in turn, was associated with higher specific leaf area, greater dry matter partitioning to leaves at 4 DAS, larger embryos, heavier seeds, and earlier onset of photo-autotrophic growth. More than 90% of the variation in total rice seedling biomass at 12 DAS was associated with the parameters studied. Leaf area at 6 DAS and dry matter of rice seedlings are easily measurable traits that have potential to be used as an indirect tool for mass screening of rice for competitiveness against weeds.","container-title":"Field Crops Research","DOI":"10.1016/j.fcr.2009.05.008","ISSN":"0378-4290","issue":"3","journalAbbreviation":"Field Crops Research","page":"197-206","source":"ScienceDirect","title":"Investigating early vigour in upland rice (&lt;i&gt;Oryza sativa&lt;/i&gt; L.): Part I. Seedling growth and grain yield in competition with weeds","title-short":"Investigating early vigour in upland rice (&lt;i&gt;Oryza sativa&lt;/i&gt; L.)","volume":"113","author":[{"family":"Namuco","given":"O. S."},{"family":"Cairns","given":"J. E."},{"family":"Johnson","given":"D. E."}],"issued":{"date-parts":[["2009",9,4]]}}},{"id":1538,"uris":["http://zotero.org/users/local/xMt306LA/items/LMGM32AC"],"itemData":{"id":1538,"type":"article-journal","abstract":"Weeds are a major biotic stressor impacting crop production. Improving the competitiveness of wheat (Triticum aestivum L.) could provide a useful tool in integrated weed management. While wheat typically exhibits conservative early growth, early vigour has been increased through long-term recurrent selection for greater early biomass and leaf area. However, the influence of integrating such vigour into breeding lines for improving competitive ability remains to be explored.","container-title":"Plant and Soil","DOI":"10.1007/s11104-024-06653-3","ISSN":"1573-5036","journalAbbreviation":"Plant Soil","language":"en","source":"Springer Link","title":"Introgression of early shoot vigour in wheat modifies root systems, increases competitiveness and provides options for integrated weed management","URL":"https://doi.org/10.1007/s11104-024-06653-3","author":[{"family":"Hendriks","given":"Pieter-Willem"},{"family":"Gurusinghe","given":"Saliya"},{"family":"Weston","given":"Paul A."},{"family":"Ryan","given":"Peter R."},{"family":"Delhaize","given":"Emmanuel"},{"family":"Weston","given":"Leslie A."},{"family":"Rebetzke","given":"Gregory J."}],"accessed":{"date-parts":[["2024",5,6]]},"issued":{"date-parts":[["2024",4,16]]}}}],"schema":"https://github.com/citation-style-language/schema/raw/master/csl-citation.json"} </w:instrText>
      </w:r>
      <w:r w:rsidRPr="00176C30">
        <w:fldChar w:fldCharType="separate"/>
      </w:r>
      <w:r w:rsidR="00853093" w:rsidRPr="00176C30">
        <w:t xml:space="preserve">(Elliott et al., 2008; Namuco et al., 2009; </w:t>
      </w:r>
      <w:r w:rsidR="006C6412" w:rsidRPr="00176C30">
        <w:t xml:space="preserve">Peter et al., 2009; </w:t>
      </w:r>
      <w:r w:rsidR="00853093" w:rsidRPr="00176C30">
        <w:t>Hendriks et al., 2024)</w:t>
      </w:r>
      <w:r w:rsidRPr="00176C30">
        <w:fldChar w:fldCharType="end"/>
      </w:r>
      <w:r w:rsidRPr="001859B5">
        <w:t xml:space="preserve">. Vigor during the early stages of plant development is particularly critical to ensure correct crop density and can therefore condition yield. In addition, vigor depends on the interplay between plant genotype, environment and crop management practices </w:t>
      </w:r>
      <w:r w:rsidR="00853093">
        <w:t>(Finch-Savage &amp; Bassel, 2016)</w:t>
      </w:r>
      <w:r w:rsidRPr="001859B5">
        <w:t xml:space="preserve">. Thus, delivering vigorous plant varieties has been a main goal of plant breeding for years, and is also a lever for the agriculture transition in the context of reducing chemical inputs. </w:t>
      </w:r>
    </w:p>
    <w:p w14:paraId="0E894159" w14:textId="54C8FE19" w:rsidR="001859B5" w:rsidRPr="001859B5" w:rsidRDefault="001859B5" w:rsidP="001859B5">
      <w:pPr>
        <w:pStyle w:val="PCJtext"/>
      </w:pPr>
      <w:r w:rsidRPr="001859B5">
        <w:t xml:space="preserve">Vigor is a complex plant trait, often approached through visual ratings of plant size and biomass, using scores from 1 (high vigor) to 9 (low vigor) in the field. In addition, biomass and leaf area traits are commonly used to characterize early development in plant species such as </w:t>
      </w:r>
      <w:r w:rsidRPr="00637CE9">
        <w:rPr>
          <w:i/>
          <w:iCs/>
        </w:rPr>
        <w:t>Arabidopsis thaliana</w:t>
      </w:r>
      <w:r w:rsidRPr="001859B5">
        <w:t xml:space="preserve"> </w:t>
      </w:r>
      <w:r w:rsidR="00853093">
        <w:t>(Bac-Molenaar et al., 2015)</w:t>
      </w:r>
      <w:r w:rsidRPr="001859B5">
        <w:t xml:space="preserve">, rice </w:t>
      </w:r>
      <w:r w:rsidR="00853093">
        <w:t>(Rebolledo et al., 2015)</w:t>
      </w:r>
      <w:r w:rsidRPr="001859B5">
        <w:t xml:space="preserve"> or rapeseed </w:t>
      </w:r>
      <w:r w:rsidR="00853093">
        <w:t>(Nguyen et al., 2018; Knoch et al., 2020)</w:t>
      </w:r>
      <w:r w:rsidRPr="001859B5">
        <w:t xml:space="preserve">. However, plant vigor is the result of a combination of traits that encompass many more processes. A range of morphological, developmental and physiological traits can be used to unravel plant performance </w:t>
      </w:r>
      <w:r w:rsidR="00853093">
        <w:t>(Violle et al., 2007)</w:t>
      </w:r>
      <w:r w:rsidRPr="001859B5">
        <w:t xml:space="preserve">, several of which have already been identified as influencing early vigor in different crops. For instance, the rate of leaf emergence is reported to be a proxy of vigor in rice </w:t>
      </w:r>
      <w:r w:rsidR="00853093">
        <w:t>(Rebolledo et al.,</w:t>
      </w:r>
      <w:r w:rsidR="004E73A6">
        <w:t xml:space="preserve"> </w:t>
      </w:r>
      <w:r w:rsidR="00853093">
        <w:t>2012)</w:t>
      </w:r>
      <w:r w:rsidRPr="001859B5">
        <w:t xml:space="preserve">. In addition, the allocation of resources for growth within the plant is also decisive for vigor. For example, the specific leaf area (SLA), defined as the ratio of leaf area to leaf dry mass, was described as a vigor parameter for rice and wheat since it qualifies the plant’s ability to compete with weeds </w:t>
      </w:r>
      <w:r w:rsidR="00853093">
        <w:t>(Dingkuhn et al., 1998;</w:t>
      </w:r>
      <w:r w:rsidR="00EA3E76">
        <w:t xml:space="preserve"> </w:t>
      </w:r>
      <w:r w:rsidR="00EA3E76" w:rsidRPr="00557975">
        <w:t>Rebetzke</w:t>
      </w:r>
      <w:r w:rsidR="00EA3E76">
        <w:t xml:space="preserve"> et al., 2004)</w:t>
      </w:r>
      <w:r w:rsidRPr="001859B5">
        <w:t>. Another example is the shoot:root ratio (SR). Liu et al</w:t>
      </w:r>
      <w:r w:rsidR="00EA3E76">
        <w:t>. (2019)</w:t>
      </w:r>
      <w:r w:rsidRPr="001859B5">
        <w:t xml:space="preserve"> showed that the most vigorous genotypes in cotton exhibited a preferential allocation of biomass to the roots, underlying the role of carbon allocation processes in vigor. Early vigor related traits also include the leaf weight ratio (LWR, estimating the allocation of total biomass towards the aerial parts) and the leaf area ratio (LAR, representing the balance between leaf area and biomass) </w:t>
      </w:r>
      <w:r w:rsidR="00EA3E76">
        <w:t>(Hunt, 2003)</w:t>
      </w:r>
      <w:r w:rsidRPr="001859B5">
        <w:t>. Plant growth depends on its capacity to absorb and utilize nutrients. Therefore, vigor can also be qualified by the plant’s capacity to assimilate carbon (specific carbon assimilation, SCA)</w:t>
      </w:r>
      <w:r w:rsidR="00EA3E76">
        <w:t xml:space="preserve"> (Liao et al., 2004; Pang et al., 2013</w:t>
      </w:r>
      <w:r w:rsidR="006C6412">
        <w:t>; Liu et al., 2019</w:t>
      </w:r>
      <w:r w:rsidR="00EA3E76">
        <w:t>)</w:t>
      </w:r>
      <w:r w:rsidRPr="001859B5">
        <w:t xml:space="preserve"> or absorb nitrogen (specific nitrogen uptake, SNU) and use it to elaborate leaf area (leaf area:shoot nitrogen quantity ratio, LASNQ) or biomass (nitrogen utilization efficiency, NUtE). LASNQ, SCA and SNU correspond to efficiencies defined by the ARNICA conceptual plant functioning model developed to represent carbon and nitrogen fluxes between shoot and root compartments and growth in </w:t>
      </w:r>
      <w:r w:rsidRPr="00637CE9">
        <w:rPr>
          <w:i/>
          <w:iCs/>
        </w:rPr>
        <w:t>Arabidopsis thaliana</w:t>
      </w:r>
      <w:r w:rsidRPr="001859B5">
        <w:t xml:space="preserve"> </w:t>
      </w:r>
      <w:r w:rsidR="00EA3E76">
        <w:t>(</w:t>
      </w:r>
      <w:r w:rsidR="00EA3E76" w:rsidRPr="00557975">
        <w:t xml:space="preserve">Richard-Molard </w:t>
      </w:r>
      <w:r w:rsidR="00EA3E76">
        <w:t>et al., 2009)</w:t>
      </w:r>
      <w:r w:rsidRPr="001859B5">
        <w:t xml:space="preserve">. </w:t>
      </w:r>
    </w:p>
    <w:p w14:paraId="429CB99D" w14:textId="7FC41568" w:rsidR="001859B5" w:rsidRPr="001859B5" w:rsidRDefault="001859B5" w:rsidP="001859B5">
      <w:pPr>
        <w:pStyle w:val="PCJtext"/>
      </w:pPr>
      <w:r w:rsidRPr="001859B5">
        <w:t>Rapeseed (</w:t>
      </w:r>
      <w:r w:rsidRPr="00144435">
        <w:rPr>
          <w:i/>
          <w:iCs/>
        </w:rPr>
        <w:t>Brassica napus</w:t>
      </w:r>
      <w:r w:rsidRPr="001859B5">
        <w:t xml:space="preserve"> L.) is the second oilseed crop worldwide with a total seed production of 80 Mt per year. It can be grown as a winter crop with a </w:t>
      </w:r>
      <w:r w:rsidR="004E73A6">
        <w:t xml:space="preserve">more or less </w:t>
      </w:r>
      <w:r w:rsidRPr="001859B5">
        <w:t xml:space="preserve">strong vernalization requirement in Western Europe, China, and the USA, whereas in Eastern Europe, Canada, and Australia, mainly spring types with low vernalization requirements are grown over mild winter and spring seasons. Episodic drought events over sowing periods highly compromise early crop settlement. In addition, small plants and patchy crops are more vulnerable to pest pressure (insects, weeds), while at the same time pest control options are declining. As a matter of fact, early vigor - more specifically from the emergence to the 4-5 leaf stage when seedlings exhibit slow growth - has been identified as a critical element in the success of rapeseed cultivation </w:t>
      </w:r>
      <w:r w:rsidR="00EA3E76">
        <w:t>(</w:t>
      </w:r>
      <w:r w:rsidR="00EA3E76" w:rsidRPr="00557975">
        <w:t>Nelson</w:t>
      </w:r>
      <w:r w:rsidR="00EA3E76" w:rsidRPr="001859B5">
        <w:t xml:space="preserve"> </w:t>
      </w:r>
      <w:r w:rsidR="00EA3E76">
        <w:t>et al., 2022)</w:t>
      </w:r>
      <w:r w:rsidRPr="001859B5">
        <w:t xml:space="preserve">. Previous studies reported that early vigor is strongly environmentally dependent, but could nevertheless be substantially improved by genomic-based breeding </w:t>
      </w:r>
      <w:r w:rsidR="00853093">
        <w:t>(Finch-Savage &amp; Bassel, 2016)</w:t>
      </w:r>
      <w:r w:rsidRPr="001859B5">
        <w:t>. However, traits involved in vigor and their genetic control have been poorly studied in oilseed rape.</w:t>
      </w:r>
    </w:p>
    <w:p w14:paraId="1189A46A" w14:textId="7027B748" w:rsidR="001859B5" w:rsidRPr="001859B5" w:rsidRDefault="001859B5" w:rsidP="001859B5">
      <w:pPr>
        <w:pStyle w:val="PCJtext"/>
      </w:pPr>
      <w:bookmarkStart w:id="4" w:name="_Hlk178236455"/>
      <w:r w:rsidRPr="001859B5">
        <w:t xml:space="preserve">As many plant species, rapeseed resulted from several genome duplication and polyploidization events followed by speciation steps. Within the Brassica genus, </w:t>
      </w:r>
      <w:r w:rsidRPr="00176C30">
        <w:rPr>
          <w:i/>
          <w:iCs/>
        </w:rPr>
        <w:t>Brassica napus</w:t>
      </w:r>
      <w:r w:rsidRPr="001859B5">
        <w:t xml:space="preserve"> L. (AACC, 2n=4x=38) result</w:t>
      </w:r>
      <w:r w:rsidR="003371D4">
        <w:t>s</w:t>
      </w:r>
      <w:r w:rsidRPr="001859B5">
        <w:t xml:space="preserve"> of recent (~7500 years) and infrequent crosses between </w:t>
      </w:r>
      <w:r w:rsidRPr="003371D4">
        <w:rPr>
          <w:i/>
          <w:iCs/>
        </w:rPr>
        <w:t>Brassica rapa</w:t>
      </w:r>
      <w:r w:rsidRPr="001859B5">
        <w:t xml:space="preserve"> (AA, 2n=2x=20) and </w:t>
      </w:r>
      <w:r w:rsidRPr="003371D4">
        <w:rPr>
          <w:i/>
          <w:iCs/>
        </w:rPr>
        <w:t>Brassica oleracea</w:t>
      </w:r>
      <w:r w:rsidRPr="001859B5">
        <w:t xml:space="preserve"> (CC, 2n=2x=18), thus limiting the integration of </w:t>
      </w:r>
      <w:r w:rsidRPr="001859B5">
        <w:lastRenderedPageBreak/>
        <w:t xml:space="preserve">genetic diversity from progenitor species </w:t>
      </w:r>
      <w:r w:rsidR="00FD12DE">
        <w:t>(</w:t>
      </w:r>
      <w:r w:rsidR="00FD12DE" w:rsidRPr="00557975">
        <w:t>Snowdon</w:t>
      </w:r>
      <w:r w:rsidR="00FD12DE" w:rsidRPr="001859B5">
        <w:t xml:space="preserve"> </w:t>
      </w:r>
      <w:r w:rsidR="00FD12DE">
        <w:t>et al., 2007; Chalhoub et al., 2014; Lu et al., 2019)</w:t>
      </w:r>
      <w:r w:rsidRPr="001859B5">
        <w:t xml:space="preserve">. The cultivation and diversification of </w:t>
      </w:r>
      <w:r w:rsidRPr="003371D4">
        <w:rPr>
          <w:i/>
          <w:iCs/>
        </w:rPr>
        <w:t>Brassica napus</w:t>
      </w:r>
      <w:r w:rsidRPr="001859B5">
        <w:t xml:space="preserve"> L. have led to different subspecies known as rapeseed, </w:t>
      </w:r>
      <w:r w:rsidR="003371D4">
        <w:t>swede</w:t>
      </w:r>
      <w:r w:rsidRPr="001859B5">
        <w:t xml:space="preserve"> or kale </w:t>
      </w:r>
      <w:r w:rsidR="00FD12DE">
        <w:t>(Allender &amp; King, 2010)</w:t>
      </w:r>
      <w:r w:rsidRPr="001859B5">
        <w:t xml:space="preserve">. Subsequently, selection led to the emergence of three distinct types regarding their phenology (winter, spring and Asian rapeseed types) </w:t>
      </w:r>
      <w:r w:rsidR="00FD12DE">
        <w:t>(Diers &amp; Osborn, 1994)</w:t>
      </w:r>
      <w:r w:rsidRPr="001859B5">
        <w:t xml:space="preserve">. In addition, rapeseed was also subjected to intense selection in the 1980s with the objective of reducing seed erucic acid and glucosinolate contents while improving yield and oil quality that significantly reduced the genetic diversity present in the germplasms </w:t>
      </w:r>
      <w:r w:rsidR="00FD12DE">
        <w:t>(Cowling, 2007; Fu &amp; Gugel, 2010; Bus et al., 2011</w:t>
      </w:r>
      <w:r w:rsidR="00662B55">
        <w:t>; Lu et al., 2019</w:t>
      </w:r>
      <w:r w:rsidR="00FD12DE">
        <w:t>)</w:t>
      </w:r>
      <w:r w:rsidRPr="001859B5">
        <w:t xml:space="preserve">. As a consequence, the low genetic diversity observed in rapeseed indicates a limited capacity to </w:t>
      </w:r>
      <w:r w:rsidR="00662B55">
        <w:t xml:space="preserve">respond </w:t>
      </w:r>
      <w:r w:rsidRPr="001859B5">
        <w:t xml:space="preserve">to </w:t>
      </w:r>
      <w:r w:rsidR="00662B55">
        <w:t>environmental or nutritional constraints</w:t>
      </w:r>
      <w:r w:rsidR="00FD12DE">
        <w:t xml:space="preserve"> (Rhaman, 2013)</w:t>
      </w:r>
      <w:r w:rsidRPr="001859B5">
        <w:t xml:space="preserve">. In order to compensate for the lack of diversity within a dedicated germplasm, it is necessary to consider the use of accessions from different types and additional </w:t>
      </w:r>
      <w:r w:rsidRPr="003371D4">
        <w:rPr>
          <w:i/>
          <w:iCs/>
        </w:rPr>
        <w:t>Brassica napus</w:t>
      </w:r>
      <w:r w:rsidRPr="001859B5">
        <w:t xml:space="preserve"> subspecies, as well as material from inter-specific crosses for pre-breeding </w:t>
      </w:r>
      <w:r w:rsidR="00FD12DE">
        <w:t>(Rahman, 2013)</w:t>
      </w:r>
      <w:r w:rsidRPr="001859B5">
        <w:t xml:space="preserve"> that might be reservoirs of favorable alleles for optimizing early vigor.</w:t>
      </w:r>
    </w:p>
    <w:p w14:paraId="68752AF5" w14:textId="6F296F1E" w:rsidR="001859B5" w:rsidRPr="001859B5" w:rsidRDefault="001859B5" w:rsidP="001859B5">
      <w:pPr>
        <w:pStyle w:val="PCJtext"/>
      </w:pPr>
      <w:r w:rsidRPr="001859B5">
        <w:t>The genetic control of early development and, therefore, early vigor has been so far investigated in a single plant compartment, either root or shoot. QTL have been identified for traits such as shoot biomass and length, or leaf area</w:t>
      </w:r>
      <w:r w:rsidR="00FD12DE">
        <w:t xml:space="preserve"> (Nguyen et al., 2018; Knoch et al., 2020)</w:t>
      </w:r>
      <w:r w:rsidRPr="001859B5">
        <w:t xml:space="preserve">. In addition, moderate effects QTL involved in the control of root morphology have been highlighted recently </w:t>
      </w:r>
      <w:r w:rsidR="00FD12DE">
        <w:t>(</w:t>
      </w:r>
      <w:r w:rsidR="00FD12DE" w:rsidRPr="00557975">
        <w:t>Haelterman</w:t>
      </w:r>
      <w:r w:rsidR="00FD12DE" w:rsidRPr="001859B5">
        <w:t xml:space="preserve"> </w:t>
      </w:r>
      <w:r w:rsidR="00FD12DE">
        <w:t>et al., 2024)</w:t>
      </w:r>
      <w:r w:rsidRPr="001859B5">
        <w:t xml:space="preserve">. However, no study has been conducted on whole plant traits, to consider carbon and nitrogen fluxes such as nitrogen uptake by roots and carbon allocation in roots and shoot. In addition, the aforementioned studies were conducted using mainly a single type of </w:t>
      </w:r>
      <w:r w:rsidR="00575877">
        <w:t>rapeseed</w:t>
      </w:r>
      <w:r w:rsidRPr="001859B5">
        <w:t xml:space="preserve"> (winter or spring type accessions). In the present study, we investigated the genetic determinism of early plant </w:t>
      </w:r>
      <w:r w:rsidR="00CA1F2B">
        <w:t>vigor</w:t>
      </w:r>
      <w:r w:rsidR="00CA1F2B" w:rsidRPr="001859B5">
        <w:t xml:space="preserve"> </w:t>
      </w:r>
      <w:r w:rsidRPr="001859B5">
        <w:t xml:space="preserve">in rapeseed using a large gene pool, including winter, spring and Asian oilseed </w:t>
      </w:r>
      <w:r w:rsidR="00662B55">
        <w:t>as well as</w:t>
      </w:r>
      <w:r w:rsidR="00662B55" w:rsidRPr="001859B5">
        <w:t xml:space="preserve"> </w:t>
      </w:r>
      <w:r w:rsidRPr="001859B5">
        <w:t xml:space="preserve">non-oilseed accessions, and integrating shoot, root, and whole-plant traits, relevant to growth, CN allocation and resource capture efficiency. Thus, studying the genetic control of a wide range of traits involved in early plant development is a way of gaining a better understanding of early vigor, and providing access to the underlying locus and alleles. The phenotypic variability of early vigor-related traits was addressed and our results highlighted </w:t>
      </w:r>
      <w:r w:rsidR="00E42ABC" w:rsidRPr="007E5D3E">
        <w:t>24</w:t>
      </w:r>
      <w:r w:rsidRPr="007E5D3E">
        <w:t xml:space="preserve"> genomic regions</w:t>
      </w:r>
      <w:r w:rsidRPr="001859B5">
        <w:t xml:space="preserve"> controlling these traits, as well as the genetic diversity available for breeding purposes.</w:t>
      </w:r>
      <w:bookmarkEnd w:id="4"/>
    </w:p>
    <w:p w14:paraId="39950835" w14:textId="6CF19A14" w:rsidR="005C533D" w:rsidRPr="007A5286" w:rsidRDefault="00F06C0D" w:rsidP="00F06C0D">
      <w:pPr>
        <w:pStyle w:val="PCJSection"/>
        <w:rPr>
          <w:rFonts w:cs="Arial"/>
        </w:rPr>
      </w:pPr>
      <w:r w:rsidRPr="007A5286">
        <w:rPr>
          <w:rFonts w:cs="Arial"/>
        </w:rPr>
        <w:t>Material and methods</w:t>
      </w:r>
    </w:p>
    <w:p w14:paraId="06B9CC61" w14:textId="77777777" w:rsidR="001859B5" w:rsidRPr="001859B5" w:rsidRDefault="001859B5" w:rsidP="001859B5">
      <w:pPr>
        <w:pStyle w:val="PCJSubsection"/>
      </w:pPr>
      <w:r w:rsidRPr="001859B5">
        <w:t xml:space="preserve">Plant material and growth conditions </w:t>
      </w:r>
    </w:p>
    <w:p w14:paraId="68189270" w14:textId="4A58FF27" w:rsidR="001859B5" w:rsidRPr="00B340C3" w:rsidRDefault="001859B5" w:rsidP="001859B5">
      <w:pPr>
        <w:pStyle w:val="PCJtext"/>
      </w:pPr>
      <w:r w:rsidRPr="00B340C3">
        <w:t xml:space="preserve">The diversity panel consisted of 233 </w:t>
      </w:r>
      <w:r w:rsidRPr="00B340C3">
        <w:rPr>
          <w:i/>
          <w:iCs/>
        </w:rPr>
        <w:t>B. napus</w:t>
      </w:r>
      <w:r w:rsidRPr="00B340C3">
        <w:t xml:space="preserve"> inbred lines that were registered between 1931 and 2010, including 133 winter </w:t>
      </w:r>
      <w:r w:rsidR="00575877">
        <w:t>rapeseed</w:t>
      </w:r>
      <w:r w:rsidRPr="00B340C3">
        <w:t xml:space="preserve"> (WOSR), 85 spring </w:t>
      </w:r>
      <w:r w:rsidR="00575877">
        <w:t>rapeseed</w:t>
      </w:r>
      <w:r w:rsidRPr="00B340C3">
        <w:t xml:space="preserve"> (SOSR), 13 winter fodder (WFR) </w:t>
      </w:r>
      <w:r w:rsidRPr="001E702D">
        <w:t>and 2 swede lines (Supplemental Table 1). In particular, 89 accessions were modern double-low lines (‘00’ quality profile, low in seed erucic acid and glucosinolate contents), 87 were old varieties (‘++’), 31</w:t>
      </w:r>
      <w:r w:rsidRPr="00B340C3">
        <w:t xml:space="preserve"> were simple low types (‘0+’) and only two were deprived of glucosinolates although rich in erucic acid (‘+0’). Seed lots were all </w:t>
      </w:r>
      <w:r>
        <w:t>multiplicated</w:t>
      </w:r>
      <w:r w:rsidRPr="00B340C3">
        <w:t xml:space="preserve"> by open-pollination during the 2020/2021 growing season in Le Rheu, France</w:t>
      </w:r>
      <w:r>
        <w:t xml:space="preserve">, as previously described </w:t>
      </w:r>
      <w:r w:rsidR="002605E1">
        <w:t>(Laurençon et al., 2024)</w:t>
      </w:r>
      <w:r w:rsidRPr="00B340C3">
        <w:t>.</w:t>
      </w:r>
    </w:p>
    <w:p w14:paraId="11B6B8D1" w14:textId="61A23B52" w:rsidR="001859B5" w:rsidRDefault="001859B5" w:rsidP="001859B5">
      <w:pPr>
        <w:pStyle w:val="PCJtext"/>
      </w:pPr>
      <w:r w:rsidRPr="00B340C3">
        <w:t>Plants were grown under a semi-controlled environment in 1</w:t>
      </w:r>
      <w:r>
        <w:t xml:space="preserve"> </w:t>
      </w:r>
      <w:r w:rsidRPr="00B340C3">
        <w:t>m</w:t>
      </w:r>
      <w:r w:rsidRPr="00B340C3">
        <w:rPr>
          <w:vertAlign w:val="superscript"/>
        </w:rPr>
        <w:t>3</w:t>
      </w:r>
      <w:r w:rsidRPr="00B340C3">
        <w:t xml:space="preserve"> containers</w:t>
      </w:r>
      <w:r>
        <w:t xml:space="preserve"> </w:t>
      </w:r>
      <w:r w:rsidR="002605E1">
        <w:t>(Bianchetti et al., 2024)</w:t>
      </w:r>
      <w:r w:rsidRPr="00B340C3">
        <w:t xml:space="preserve">. The </w:t>
      </w:r>
      <w:r>
        <w:t xml:space="preserve">complete design </w:t>
      </w:r>
      <w:r w:rsidRPr="00B340C3">
        <w:t xml:space="preserve">consisted </w:t>
      </w:r>
      <w:r>
        <w:t>of</w:t>
      </w:r>
      <w:r w:rsidRPr="00B340C3">
        <w:t xml:space="preserve"> an augmented design composed of 6 blocks of 24 containers</w:t>
      </w:r>
      <w:r>
        <w:t xml:space="preserve"> </w:t>
      </w:r>
      <w:r w:rsidR="002605E1">
        <w:t>(Federer, 1956)</w:t>
      </w:r>
      <w:r>
        <w:t xml:space="preserve">. Four </w:t>
      </w:r>
      <w:r w:rsidRPr="00B340C3">
        <w:t>genotypes</w:t>
      </w:r>
      <w:r>
        <w:t>, represented by 9 plants each, were experimented per container</w:t>
      </w:r>
      <w:r w:rsidRPr="00B340C3">
        <w:t>.</w:t>
      </w:r>
      <w:r>
        <w:t xml:space="preserve"> Each block consisted in 96 plots. Two blocks were sown in March 2022, two in August 2022 and two in September 2022. In each block, 90 randomly disposed genotypes and two c</w:t>
      </w:r>
      <w:r w:rsidR="00271BC7">
        <w:t>heck</w:t>
      </w:r>
      <w:r>
        <w:t xml:space="preserve"> </w:t>
      </w:r>
      <w:r w:rsidRPr="001E702D">
        <w:t>accessions</w:t>
      </w:r>
      <w:r>
        <w:t>, Aviso and Miro, were experimented. The two c</w:t>
      </w:r>
      <w:r w:rsidR="00271BC7">
        <w:t>heck</w:t>
      </w:r>
      <w:r>
        <w:t xml:space="preserve">s were repeated three times per block to ensure </w:t>
      </w:r>
      <w:r w:rsidRPr="00B340C3">
        <w:t xml:space="preserve">the comparison </w:t>
      </w:r>
      <w:r>
        <w:t>within</w:t>
      </w:r>
      <w:r w:rsidRPr="00B340C3">
        <w:t xml:space="preserve"> the </w:t>
      </w:r>
      <w:r>
        <w:t>data</w:t>
      </w:r>
      <w:r w:rsidRPr="00B340C3">
        <w:t xml:space="preserve">. </w:t>
      </w:r>
      <w:r>
        <w:t xml:space="preserve">At the global experimental scale, each genotype was repeated twice, in two different blocks. </w:t>
      </w:r>
      <w:r w:rsidRPr="00B340C3">
        <w:t xml:space="preserve">The spring genotypes were sown in </w:t>
      </w:r>
      <w:r>
        <w:t xml:space="preserve">the </w:t>
      </w:r>
      <w:r w:rsidRPr="00B340C3">
        <w:t xml:space="preserve">two experimental blocks </w:t>
      </w:r>
      <w:r>
        <w:t xml:space="preserve">of </w:t>
      </w:r>
      <w:r w:rsidRPr="00B340C3">
        <w:t>March 2022, with each</w:t>
      </w:r>
      <w:r>
        <w:t xml:space="preserve"> spring</w:t>
      </w:r>
      <w:r w:rsidRPr="00B340C3">
        <w:t xml:space="preserve"> genotype represented in both blocks</w:t>
      </w:r>
      <w:r>
        <w:t xml:space="preserve"> (‘March experiment)</w:t>
      </w:r>
      <w:r w:rsidRPr="00B340C3">
        <w:t xml:space="preserve">. The winter genotypes were sown in </w:t>
      </w:r>
      <w:r>
        <w:t>August</w:t>
      </w:r>
      <w:r w:rsidRPr="00B340C3">
        <w:t xml:space="preserve"> and </w:t>
      </w:r>
      <w:r>
        <w:t>September</w:t>
      </w:r>
      <w:r w:rsidRPr="00B340C3">
        <w:t xml:space="preserve"> 2022, in two blocks for each sowing</w:t>
      </w:r>
      <w:r>
        <w:t xml:space="preserve"> date (‘August’ and ‘September’ experiments respectively)</w:t>
      </w:r>
      <w:r w:rsidRPr="00B340C3">
        <w:t xml:space="preserve">. The containers </w:t>
      </w:r>
      <w:r>
        <w:t>were filled with</w:t>
      </w:r>
      <w:r w:rsidRPr="00B340C3">
        <w:t xml:space="preserve"> a 50/50</w:t>
      </w:r>
      <w:r>
        <w:t xml:space="preserve"> v:v</w:t>
      </w:r>
      <w:r w:rsidRPr="00B340C3">
        <w:t xml:space="preserve"> mixture of topsoil and sand (Premier Tech GHA, France). To minimize the impact of seed germination </w:t>
      </w:r>
      <w:r>
        <w:t>ability</w:t>
      </w:r>
      <w:r w:rsidRPr="00B340C3">
        <w:t xml:space="preserve"> on early growth </w:t>
      </w:r>
      <w:r>
        <w:t>capacity</w:t>
      </w:r>
      <w:r w:rsidRPr="00B340C3">
        <w:t xml:space="preserve">, seeds were pre-germinated in Petri dishes on </w:t>
      </w:r>
      <w:r w:rsidRPr="00B340C3">
        <w:lastRenderedPageBreak/>
        <w:t xml:space="preserve">moist filter paper at 21°C </w:t>
      </w:r>
      <w:r>
        <w:t>for</w:t>
      </w:r>
      <w:r w:rsidRPr="00B340C3">
        <w:t xml:space="preserve"> </w:t>
      </w:r>
      <w:r>
        <w:t>24</w:t>
      </w:r>
      <w:r w:rsidRPr="00B340C3">
        <w:t xml:space="preserve"> h before being transplanted into the containers. </w:t>
      </w:r>
      <w:r>
        <w:t>Each single</w:t>
      </w:r>
      <w:r w:rsidRPr="00B340C3">
        <w:t xml:space="preserve"> plant was irrigated with a fertilizer solution every two days (Liquoplant FD134 winter, Plantin, France) and the substrate’s water potential was monitored daily using a ceramic tensiometer (Tensionic®, SDEC, France) placed adjacent to the </w:t>
      </w:r>
      <w:r w:rsidR="00271BC7">
        <w:t>check</w:t>
      </w:r>
      <w:r>
        <w:t xml:space="preserve"> </w:t>
      </w:r>
      <w:r w:rsidRPr="001E702D">
        <w:t>accessions</w:t>
      </w:r>
      <w:r w:rsidRPr="00B340C3">
        <w:t>. The water potential was maintained at a level above -100</w:t>
      </w:r>
      <w:r>
        <w:t xml:space="preserve"> </w:t>
      </w:r>
      <w:r w:rsidRPr="00B340C3">
        <w:t>mbar to avoid drought stress.</w:t>
      </w:r>
      <w:r w:rsidRPr="00B340C3" w:rsidDel="0020051E">
        <w:t xml:space="preserve"> </w:t>
      </w:r>
      <w:r w:rsidR="00D40F09" w:rsidRPr="00D40F09">
        <w:t>The air temperature was recorded</w:t>
      </w:r>
      <w:r w:rsidR="00D40F09">
        <w:t xml:space="preserve"> using sensors </w:t>
      </w:r>
      <w:r w:rsidR="00D40F09" w:rsidRPr="00B340C3">
        <w:t>(Watchdog, SDEC, France)</w:t>
      </w:r>
      <w:r w:rsidR="00D40F09">
        <w:t xml:space="preserve"> placed</w:t>
      </w:r>
      <w:r w:rsidR="00D40F09" w:rsidRPr="00D40F09">
        <w:t xml:space="preserve"> at the top of the canopy, in the middle of two containers, at two locations for each block, at 30-minute intervals throughout the experiment.</w:t>
      </w:r>
      <w:r w:rsidR="00D40F09">
        <w:t xml:space="preserve"> The</w:t>
      </w:r>
      <w:r w:rsidRPr="00B340C3">
        <w:t xml:space="preserve"> values were used to </w:t>
      </w:r>
      <w:r>
        <w:t>calculate</w:t>
      </w:r>
      <w:r w:rsidRPr="00B340C3">
        <w:t xml:space="preserve"> the cumulative growing degree days (GDD</w:t>
      </w:r>
      <w:r>
        <w:t>c</w:t>
      </w:r>
      <w:r w:rsidRPr="00B340C3">
        <w:t xml:space="preserve">, base 0°C), thereby enabling the </w:t>
      </w:r>
      <w:r>
        <w:t>estimation</w:t>
      </w:r>
      <w:r w:rsidRPr="00B340C3">
        <w:t xml:space="preserve"> of plant development</w:t>
      </w:r>
      <w:r w:rsidR="00D40F09">
        <w:t>al</w:t>
      </w:r>
      <w:r w:rsidRPr="00B340C3">
        <w:t xml:space="preserve"> stages. Daily photosynthetically active radiation (PAR) values were obtained from the weather station located on the experiment site (Le Rheu</w:t>
      </w:r>
      <w:r w:rsidR="00D40F09">
        <w:t>, France</w:t>
      </w:r>
      <w:r w:rsidRPr="00B340C3">
        <w:t>) using the INRA</w:t>
      </w:r>
      <w:r>
        <w:t>E</w:t>
      </w:r>
      <w:r w:rsidRPr="00B340C3">
        <w:t xml:space="preserve"> CLIMATIK portal (</w:t>
      </w:r>
      <w:r w:rsidRPr="003E0631">
        <w:t>https://agroclim</w:t>
      </w:r>
      <w:r w:rsidRPr="00C57ECF">
        <w:t>.inrae.fr/climatik/ClimatikGwt.html</w:t>
      </w:r>
      <w:r w:rsidRPr="00B340C3">
        <w:t>)</w:t>
      </w:r>
      <w:r>
        <w:t xml:space="preserve"> and </w:t>
      </w:r>
      <w:r w:rsidR="00D23FFB">
        <w:t xml:space="preserve">the </w:t>
      </w:r>
      <w:r>
        <w:t xml:space="preserve">cumulative PAR (PARc) </w:t>
      </w:r>
      <w:r w:rsidR="00D23FFB">
        <w:t xml:space="preserve">was </w:t>
      </w:r>
      <w:r>
        <w:t xml:space="preserve">deducted. </w:t>
      </w:r>
      <w:r w:rsidRPr="00B340C3">
        <w:t xml:space="preserve">Each block was </w:t>
      </w:r>
      <w:r>
        <w:t xml:space="preserve">fully </w:t>
      </w:r>
      <w:r w:rsidRPr="00B340C3">
        <w:t xml:space="preserve">harvested when 50% of all </w:t>
      </w:r>
      <w:r>
        <w:t>genotypes</w:t>
      </w:r>
      <w:r w:rsidRPr="001E702D">
        <w:t xml:space="preserve"> had reached the 4-5 leaf stage. Descriptions of the experiments are given in Supplemental Table 2.</w:t>
      </w:r>
    </w:p>
    <w:p w14:paraId="4AF05344" w14:textId="69BD5B27" w:rsidR="003C7401" w:rsidRDefault="003C7401" w:rsidP="001859B5">
      <w:pPr>
        <w:pStyle w:val="PCJtext"/>
      </w:pPr>
    </w:p>
    <w:p w14:paraId="4B8EB9AD" w14:textId="77777777" w:rsidR="003C7401" w:rsidRDefault="003C7401" w:rsidP="003C7401">
      <w:pPr>
        <w:pStyle w:val="PCJSubsection"/>
      </w:pPr>
      <w:r>
        <w:t>Phenotyping methods</w:t>
      </w:r>
    </w:p>
    <w:p w14:paraId="205EC821" w14:textId="77777777" w:rsidR="003C7401" w:rsidRPr="001E702D" w:rsidRDefault="003C7401" w:rsidP="001859B5">
      <w:pPr>
        <w:pStyle w:val="PCJtext"/>
      </w:pPr>
    </w:p>
    <w:p w14:paraId="573531A7" w14:textId="7FB82C22" w:rsidR="003C7401" w:rsidRDefault="003C7401" w:rsidP="003C7401">
      <w:pPr>
        <w:pStyle w:val="PCJtext"/>
      </w:pPr>
      <w:r w:rsidRPr="001E702D">
        <w:t xml:space="preserve">All </w:t>
      </w:r>
      <w:r w:rsidRPr="00B44FD0">
        <w:t xml:space="preserve">the </w:t>
      </w:r>
      <w:r w:rsidRPr="001E702D">
        <w:t xml:space="preserve">traits </w:t>
      </w:r>
      <w:r w:rsidR="00F73060">
        <w:t>measured or calculated</w:t>
      </w:r>
      <w:r w:rsidRPr="001E702D">
        <w:t xml:space="preserve"> are reported in Table 1 and the corresponding raw data are provided in </w:t>
      </w:r>
      <w:r w:rsidRPr="001E702D">
        <w:rPr>
          <w:color w:val="000000"/>
        </w:rPr>
        <w:t xml:space="preserve">Supplemental Table 2. The traits </w:t>
      </w:r>
      <w:r w:rsidRPr="001E702D">
        <w:t xml:space="preserve">consisted of </w:t>
      </w:r>
      <w:r>
        <w:t>i) leaf area growth</w:t>
      </w:r>
      <w:r w:rsidRPr="001E702D">
        <w:t xml:space="preserve"> acquired throughout the experiments </w:t>
      </w:r>
      <w:r>
        <w:t xml:space="preserve">that </w:t>
      </w:r>
      <w:r w:rsidRPr="001E702D">
        <w:t xml:space="preserve">qualified </w:t>
      </w:r>
      <w:r>
        <w:t xml:space="preserve">the </w:t>
      </w:r>
      <w:r w:rsidRPr="001E702D">
        <w:t xml:space="preserve">dynamics </w:t>
      </w:r>
      <w:r>
        <w:t xml:space="preserve">of plant development </w:t>
      </w:r>
      <w:r w:rsidRPr="001E702D">
        <w:t>and</w:t>
      </w:r>
      <w:r>
        <w:t xml:space="preserve"> ii) biomass and nutrient (C, N) content of organs </w:t>
      </w:r>
      <w:r w:rsidRPr="001E702D">
        <w:t>acquired at harvest</w:t>
      </w:r>
      <w:r>
        <w:t xml:space="preserve"> that qualified surfac</w:t>
      </w:r>
      <w:r w:rsidRPr="001E702D">
        <w:t xml:space="preserve">e elaboration as well as </w:t>
      </w:r>
      <w:r>
        <w:t xml:space="preserve">nutrient capture and use </w:t>
      </w:r>
      <w:r w:rsidRPr="001E702D">
        <w:t xml:space="preserve">efficiencies. </w:t>
      </w:r>
      <w:r w:rsidR="00F73060">
        <w:t>Of these traits, only 16 were considered for genetic analyses.</w:t>
      </w:r>
    </w:p>
    <w:p w14:paraId="6756231D" w14:textId="77777777" w:rsidR="003C7401" w:rsidRPr="003742BF" w:rsidRDefault="003C7401" w:rsidP="003C7401">
      <w:pPr>
        <w:pStyle w:val="PCJSub-subsection"/>
      </w:pPr>
      <w:r>
        <w:t>Developmental t</w:t>
      </w:r>
      <w:r w:rsidRPr="003742BF">
        <w:t xml:space="preserve">raits </w:t>
      </w:r>
      <w:r>
        <w:t>acquired dynamically</w:t>
      </w:r>
    </w:p>
    <w:p w14:paraId="226101C1" w14:textId="02F987B9" w:rsidR="003C7401" w:rsidRDefault="003C7401" w:rsidP="003C7401">
      <w:pPr>
        <w:pStyle w:val="PCJtext"/>
      </w:pPr>
      <w:r>
        <w:t>P</w:t>
      </w:r>
      <w:r w:rsidRPr="00B340C3">
        <w:t xml:space="preserve">ictures of the </w:t>
      </w:r>
      <w:r>
        <w:t xml:space="preserve">plants </w:t>
      </w:r>
      <w:r w:rsidRPr="00B340C3">
        <w:t xml:space="preserve">were taken three times a week </w:t>
      </w:r>
      <w:r>
        <w:t>from the plant emergence to harvest</w:t>
      </w:r>
      <w:r w:rsidRPr="00B340C3">
        <w:t xml:space="preserve"> to estimate leaf surface dynamics. </w:t>
      </w:r>
      <w:r>
        <w:t>In order to limit any bias in the image analysis process, the camera (</w:t>
      </w:r>
      <w:r w:rsidRPr="00B340C3">
        <w:t>Canon EOS 250D digital camera with a Canon 10-18</w:t>
      </w:r>
      <w:r w:rsidR="00C92347">
        <w:t xml:space="preserve"> </w:t>
      </w:r>
      <w:r w:rsidRPr="00B340C3">
        <w:t>mm lens</w:t>
      </w:r>
      <w:r>
        <w:t xml:space="preserve">; </w:t>
      </w:r>
      <w:r w:rsidRPr="00B340C3">
        <w:t>Canon Inc., Japan</w:t>
      </w:r>
      <w:r>
        <w:t xml:space="preserve">) was equipped with </w:t>
      </w:r>
      <w:r w:rsidRPr="00B340C3">
        <w:t xml:space="preserve">an automatic nadir stabilization system (INANIX, France) </w:t>
      </w:r>
      <w:r>
        <w:t xml:space="preserve">and </w:t>
      </w:r>
      <w:r w:rsidRPr="00271BC7">
        <w:t>automatically controlled using the digiCamControl v. 2.1.1.0 opensource software. Raw pictures were saved as RGB images with a definition of 6000 × 4000 pixel and processed as follows. First, parts</w:t>
      </w:r>
      <w:r>
        <w:t xml:space="preserve"> of the </w:t>
      </w:r>
      <w:r w:rsidRPr="00B340C3">
        <w:t xml:space="preserve">containers were </w:t>
      </w:r>
      <w:r>
        <w:t>removed</w:t>
      </w:r>
      <w:r w:rsidRPr="00B340C3">
        <w:t xml:space="preserve"> from </w:t>
      </w:r>
      <w:r>
        <w:t>i</w:t>
      </w:r>
      <w:r w:rsidRPr="00B340C3">
        <w:t xml:space="preserve">mages by detecting </w:t>
      </w:r>
      <w:r>
        <w:t xml:space="preserve">blue </w:t>
      </w:r>
      <w:r w:rsidRPr="00B340C3">
        <w:t>markers</w:t>
      </w:r>
      <w:r>
        <w:t xml:space="preserve"> located at the corners</w:t>
      </w:r>
      <w:r w:rsidRPr="00B340C3">
        <w:t xml:space="preserve"> through thresholding from the RGB image. Then, the </w:t>
      </w:r>
      <w:r>
        <w:t xml:space="preserve">image </w:t>
      </w:r>
      <w:r w:rsidRPr="00B340C3">
        <w:t xml:space="preserve">was divided into </w:t>
      </w:r>
      <w:r>
        <w:t>four</w:t>
      </w:r>
      <w:r w:rsidRPr="00B340C3">
        <w:t xml:space="preserve"> equal parts </w:t>
      </w:r>
      <w:r>
        <w:t>corresponding to the four</w:t>
      </w:r>
      <w:r w:rsidRPr="00B340C3">
        <w:t xml:space="preserve"> genotypes present in each container. Finally, the plant surface was segmented through </w:t>
      </w:r>
      <w:r>
        <w:t>color-</w:t>
      </w:r>
      <w:r w:rsidRPr="00B340C3">
        <w:t xml:space="preserve">thresholding from the RGB image. The leaf coverage percentage was extracted by dividing the mask area by the total image area. A soil surface area per plant was estimated, enabling a leaf area per plant to be calculated over time and reducing the effect of missing plants per block. At the end, an average leaf coverage </w:t>
      </w:r>
      <w:r>
        <w:t>dynamics</w:t>
      </w:r>
      <w:r w:rsidRPr="00B340C3">
        <w:t xml:space="preserve"> per genotype and per container was obtained throughout </w:t>
      </w:r>
      <w:r>
        <w:t>time expressed by GDDc</w:t>
      </w:r>
      <w:r w:rsidRPr="00B340C3">
        <w:t xml:space="preserve">. </w:t>
      </w:r>
      <w:r>
        <w:t>Leaf coverage dynamics per genotype consisted of the pr</w:t>
      </w:r>
      <w:r w:rsidRPr="00B340C3">
        <w:t xml:space="preserve">ojected leaf area </w:t>
      </w:r>
      <w:r>
        <w:t xml:space="preserve">acquired only </w:t>
      </w:r>
      <w:r w:rsidRPr="00B340C3">
        <w:t xml:space="preserve">from the cotyledonary stage to the </w:t>
      </w:r>
      <w:r>
        <w:t xml:space="preserve">4-leaf appearance to avoid confusion due to </w:t>
      </w:r>
      <w:r w:rsidRPr="00B340C3">
        <w:t>leaf overlap</w:t>
      </w:r>
      <w:r>
        <w:t>ping from the neighboring plant genotypes. In addition, data were produced fo</w:t>
      </w:r>
      <w:r w:rsidRPr="00B340C3">
        <w:t>r genotypes with at least 6 plants per replicate</w:t>
      </w:r>
      <w:r>
        <w:t xml:space="preserve"> to ensure reproducibility</w:t>
      </w:r>
      <w:r w:rsidRPr="00B340C3">
        <w:t xml:space="preserve">. </w:t>
      </w:r>
      <w:r>
        <w:t>A</w:t>
      </w:r>
      <w:r w:rsidRPr="00B340C3">
        <w:t xml:space="preserve">ll the images and the macro ImageJ </w:t>
      </w:r>
      <w:r>
        <w:t xml:space="preserve">are available </w:t>
      </w:r>
      <w:r w:rsidRPr="00B340C3">
        <w:t xml:space="preserve">in an open dataverse </w:t>
      </w:r>
      <w:r w:rsidRPr="00626C29">
        <w:t>(</w:t>
      </w:r>
      <w:hyperlink r:id="rId9" w:history="1">
        <w:r w:rsidRPr="00557975">
          <w:rPr>
            <w:rStyle w:val="Lienhypertexte"/>
          </w:rPr>
          <w:t>https://doi.org/10.57745/AGG7L8</w:t>
        </w:r>
      </w:hyperlink>
      <w:r w:rsidRPr="00626C29">
        <w:t>).</w:t>
      </w:r>
      <w:r>
        <w:t xml:space="preserve"> </w:t>
      </w:r>
    </w:p>
    <w:p w14:paraId="7E8CFB03" w14:textId="474AB6F4" w:rsidR="003C7401" w:rsidRPr="001E702D" w:rsidRDefault="003C7401" w:rsidP="003C7401">
      <w:pPr>
        <w:pStyle w:val="PCJtext"/>
      </w:pPr>
      <w:r>
        <w:t>A</w:t>
      </w:r>
      <w:r w:rsidRPr="00B340C3">
        <w:t xml:space="preserve">n exponential </w:t>
      </w:r>
      <w:r>
        <w:t xml:space="preserve">equation </w:t>
      </w:r>
      <w:r w:rsidRPr="00B340C3">
        <w:t xml:space="preserve">was fitted to the data </w:t>
      </w:r>
      <w:r>
        <w:t>of</w:t>
      </w:r>
      <w:r w:rsidRPr="00B340C3">
        <w:t xml:space="preserve"> </w:t>
      </w:r>
      <w:r>
        <w:t xml:space="preserve">projected </w:t>
      </w:r>
      <w:r w:rsidRPr="00B340C3">
        <w:t>leaf area dynamic</w:t>
      </w:r>
      <w:r>
        <w:t xml:space="preserve">s </w:t>
      </w:r>
      <w:r w:rsidRPr="00B340C3">
        <w:t xml:space="preserve">to </w:t>
      </w:r>
      <w:r>
        <w:t>obtain</w:t>
      </w:r>
      <w:r w:rsidRPr="00B340C3">
        <w:t xml:space="preserve"> </w:t>
      </w:r>
      <w:r>
        <w:t>parameter values</w:t>
      </w:r>
      <w:r w:rsidRPr="00B340C3">
        <w:t xml:space="preserve"> per genotype</w:t>
      </w:r>
      <w:r>
        <w:t>. A</w:t>
      </w:r>
      <w:r w:rsidRPr="00B340C3">
        <w:t>rea</w:t>
      </w:r>
      <w:r>
        <w:t>s</w:t>
      </w:r>
      <w:r w:rsidRPr="00B340C3">
        <w:t xml:space="preserve"> under the curves</w:t>
      </w:r>
      <w:r w:rsidRPr="00CF3EB8">
        <w:t xml:space="preserve"> (AUC</w:t>
      </w:r>
      <w:r>
        <w:t xml:space="preserve">) </w:t>
      </w:r>
      <w:r w:rsidRPr="00B340C3">
        <w:t>w</w:t>
      </w:r>
      <w:r>
        <w:t>ere</w:t>
      </w:r>
      <w:r w:rsidRPr="00B340C3">
        <w:t xml:space="preserve"> assessed using </w:t>
      </w:r>
      <w:r w:rsidRPr="00E72E9E">
        <w:t>R (DescTools package</w:t>
      </w:r>
      <w:r w:rsidR="002605E1">
        <w:t>, Signorell, 202</w:t>
      </w:r>
      <w:r w:rsidR="004708D8">
        <w:t>5</w:t>
      </w:r>
      <w:r w:rsidRPr="00E72E9E">
        <w:t>).</w:t>
      </w:r>
      <w:r w:rsidRPr="00B340C3">
        <w:t xml:space="preserve"> </w:t>
      </w:r>
      <w:r>
        <w:t>The number of leaves</w:t>
      </w:r>
      <w:r w:rsidRPr="00B340C3">
        <w:t xml:space="preserve"> was </w:t>
      </w:r>
      <w:r>
        <w:t>counted</w:t>
      </w:r>
      <w:r w:rsidRPr="00B340C3">
        <w:t xml:space="preserve"> every day</w:t>
      </w:r>
      <w:r>
        <w:t>.</w:t>
      </w:r>
      <w:r w:rsidRPr="00B340C3">
        <w:t xml:space="preserve"> </w:t>
      </w:r>
      <w:r>
        <w:t>Leaves were counted from 2 cm in length. T</w:t>
      </w:r>
      <w:r w:rsidRPr="00B340C3">
        <w:t>he phyllochron of each plant</w:t>
      </w:r>
      <w:r>
        <w:t xml:space="preserve"> was calculated as the average GDD duration</w:t>
      </w:r>
      <w:r w:rsidRPr="002B020F">
        <w:t xml:space="preserve"> between </w:t>
      </w:r>
      <w:r>
        <w:t>two successive leaves</w:t>
      </w:r>
      <w:r w:rsidRPr="001E702D">
        <w:t>. Then, AUC</w:t>
      </w:r>
      <w:r w:rsidRPr="00951E9C">
        <w:rPr>
          <w:vertAlign w:val="subscript"/>
        </w:rPr>
        <w:t>L1-</w:t>
      </w:r>
      <w:r>
        <w:rPr>
          <w:vertAlign w:val="subscript"/>
        </w:rPr>
        <w:t>L</w:t>
      </w:r>
      <w:r w:rsidRPr="00951E9C">
        <w:rPr>
          <w:vertAlign w:val="subscript"/>
        </w:rPr>
        <w:t xml:space="preserve">4 </w:t>
      </w:r>
      <w:r w:rsidRPr="001E702D">
        <w:t>values were deduced as AUC between emergence of leaf L</w:t>
      </w:r>
      <w:r>
        <w:rPr>
          <w:vertAlign w:val="subscript"/>
        </w:rPr>
        <w:t>4</w:t>
      </w:r>
      <w:r w:rsidRPr="001E702D">
        <w:t xml:space="preserve"> and leaf L</w:t>
      </w:r>
      <w:r>
        <w:rPr>
          <w:vertAlign w:val="subscript"/>
        </w:rPr>
        <w:t>1</w:t>
      </w:r>
      <w:r w:rsidRPr="001E702D">
        <w:t xml:space="preserve">. </w:t>
      </w:r>
      <w:r w:rsidRPr="00321271">
        <w:t xml:space="preserve">The </w:t>
      </w:r>
      <w:r>
        <w:t>speed</w:t>
      </w:r>
      <w:r w:rsidRPr="00321271">
        <w:t xml:space="preserve"> of </w:t>
      </w:r>
      <w:r>
        <w:t>aerial plant growth</w:t>
      </w:r>
      <w:r w:rsidRPr="00321271">
        <w:t xml:space="preserve"> between different leave</w:t>
      </w:r>
      <w:r>
        <w:t xml:space="preserve"> emergence</w:t>
      </w:r>
      <w:r w:rsidRPr="00321271">
        <w:t xml:space="preserve"> </w:t>
      </w:r>
      <w:r>
        <w:t xml:space="preserve">dates </w:t>
      </w:r>
      <w:r w:rsidRPr="00321271">
        <w:t>was estimated as the ratio of the difference in estimated projected leaf area between L</w:t>
      </w:r>
      <w:r w:rsidRPr="00637CE9">
        <w:rPr>
          <w:vertAlign w:val="subscript"/>
        </w:rPr>
        <w:t>b</w:t>
      </w:r>
      <w:r w:rsidRPr="00321271">
        <w:t xml:space="preserve"> and</w:t>
      </w:r>
      <w:r w:rsidRPr="001E702D">
        <w:t xml:space="preserve"> L</w:t>
      </w:r>
      <w:r w:rsidRPr="00637CE9">
        <w:rPr>
          <w:vertAlign w:val="subscript"/>
        </w:rPr>
        <w:t>a</w:t>
      </w:r>
      <w:r w:rsidRPr="001E702D">
        <w:t xml:space="preserve"> leaves </w:t>
      </w:r>
      <w:r>
        <w:t xml:space="preserve">emergence </w:t>
      </w:r>
      <w:r w:rsidRPr="001E702D">
        <w:t xml:space="preserve">and the </w:t>
      </w:r>
      <w:r>
        <w:t xml:space="preserve">duration </w:t>
      </w:r>
      <w:r w:rsidRPr="001E702D">
        <w:t xml:space="preserve">in GDD </w:t>
      </w:r>
      <w:r>
        <w:t>of the corresponding period</w:t>
      </w:r>
      <w:r w:rsidRPr="001E702D">
        <w:t xml:space="preserve">. </w:t>
      </w:r>
      <w:r>
        <w:t xml:space="preserve">This speed was named </w:t>
      </w:r>
      <w:r w:rsidRPr="001E702D">
        <w:t>Sp</w:t>
      </w:r>
      <w:r w:rsidRPr="001E702D">
        <w:rPr>
          <w:vertAlign w:val="subscript"/>
        </w:rPr>
        <w:t>La-Lb</w:t>
      </w:r>
      <w:r w:rsidRPr="001E702D">
        <w:t xml:space="preserve"> </w:t>
      </w:r>
      <w:r>
        <w:t>where</w:t>
      </w:r>
      <w:r w:rsidRPr="001E702D">
        <w:t xml:space="preserve"> L</w:t>
      </w:r>
      <w:r w:rsidRPr="00637CE9">
        <w:rPr>
          <w:vertAlign w:val="subscript"/>
        </w:rPr>
        <w:t>a</w:t>
      </w:r>
      <w:r w:rsidRPr="001E702D">
        <w:t xml:space="preserve"> and L</w:t>
      </w:r>
      <w:r w:rsidRPr="00637CE9">
        <w:rPr>
          <w:vertAlign w:val="subscript"/>
        </w:rPr>
        <w:t>b</w:t>
      </w:r>
      <w:r>
        <w:t xml:space="preserve"> corresponded respectively to leaf a and leaf b</w:t>
      </w:r>
      <w:r w:rsidRPr="001E702D">
        <w:t xml:space="preserve"> (variables under study were Sp</w:t>
      </w:r>
      <w:r w:rsidRPr="001E702D">
        <w:rPr>
          <w:vertAlign w:val="subscript"/>
        </w:rPr>
        <w:t>L1-L4</w:t>
      </w:r>
      <w:r w:rsidRPr="001E702D">
        <w:t>, Sp</w:t>
      </w:r>
      <w:r w:rsidRPr="001E702D">
        <w:rPr>
          <w:vertAlign w:val="subscript"/>
        </w:rPr>
        <w:t>L1-L2</w:t>
      </w:r>
      <w:r w:rsidRPr="001E702D">
        <w:t>, Sp</w:t>
      </w:r>
      <w:r w:rsidRPr="001E702D">
        <w:rPr>
          <w:vertAlign w:val="subscript"/>
        </w:rPr>
        <w:t>L2-L3</w:t>
      </w:r>
      <w:r w:rsidRPr="001E702D">
        <w:t>, Sp</w:t>
      </w:r>
      <w:r w:rsidRPr="001E702D">
        <w:rPr>
          <w:vertAlign w:val="subscript"/>
        </w:rPr>
        <w:t>L3-L4</w:t>
      </w:r>
      <w:r w:rsidRPr="001E702D">
        <w:t xml:space="preserve">).  </w:t>
      </w:r>
    </w:p>
    <w:p w14:paraId="77927995" w14:textId="77777777" w:rsidR="003C7401" w:rsidRPr="001E702D" w:rsidRDefault="003C7401" w:rsidP="003C7401">
      <w:pPr>
        <w:pStyle w:val="PCJtext"/>
      </w:pPr>
    </w:p>
    <w:p w14:paraId="16AA7D9F" w14:textId="509E1548" w:rsidR="003C7401" w:rsidRPr="003742BF" w:rsidRDefault="00CA1F2B" w:rsidP="003C7401">
      <w:pPr>
        <w:pStyle w:val="PCJSub-subsection"/>
      </w:pPr>
      <w:r w:rsidRPr="00CA1F2B">
        <w:t>Biomass and nutrient functioning traits</w:t>
      </w:r>
      <w:r w:rsidR="003C7401" w:rsidRPr="003742BF">
        <w:t xml:space="preserve"> </w:t>
      </w:r>
      <w:r w:rsidR="003C7401">
        <w:t xml:space="preserve">acquired at plant harvest </w:t>
      </w:r>
    </w:p>
    <w:p w14:paraId="253B2093" w14:textId="3F32D0C7" w:rsidR="003C7401" w:rsidRPr="00AB6ADB" w:rsidRDefault="003C7401" w:rsidP="003C7401">
      <w:pPr>
        <w:pStyle w:val="PCJtext"/>
        <w:rPr>
          <w:rFonts w:cs="Arial"/>
        </w:rPr>
      </w:pPr>
      <w:r w:rsidRPr="001A1F1C">
        <w:t xml:space="preserve">Traits acquired at harvest </w:t>
      </w:r>
      <w:r w:rsidR="00C92347">
        <w:t xml:space="preserve">were used to </w:t>
      </w:r>
      <w:r w:rsidRPr="001A1F1C">
        <w:t xml:space="preserve">characterize the plant functioning in terms of biomass and surface elaboration </w:t>
      </w:r>
      <w:r w:rsidR="006C6412">
        <w:t>as well as</w:t>
      </w:r>
      <w:r w:rsidR="006C6412" w:rsidRPr="001A1F1C">
        <w:t xml:space="preserve"> </w:t>
      </w:r>
      <w:r w:rsidRPr="001A1F1C">
        <w:t>nutrient capture and use efficiency.</w:t>
      </w:r>
      <w:r>
        <w:t xml:space="preserve"> </w:t>
      </w:r>
      <w:r w:rsidRPr="001E702D">
        <w:t xml:space="preserve">For each plant, leaf area (LA, cm²) was measured using a planimeter (LI-3100C, LI-COR, USA). The </w:t>
      </w:r>
      <w:r>
        <w:t>shoot</w:t>
      </w:r>
      <w:r w:rsidRPr="001E702D">
        <w:t xml:space="preserve"> and root parts of each plant were dried separately at 70°C </w:t>
      </w:r>
      <w:r>
        <w:t>for</w:t>
      </w:r>
      <w:r w:rsidRPr="001E702D">
        <w:t xml:space="preserve"> 48 h and weighed afterward to access </w:t>
      </w:r>
      <w:r>
        <w:t>shoot</w:t>
      </w:r>
      <w:r w:rsidRPr="001E702D">
        <w:t xml:space="preserve"> and root dry </w:t>
      </w:r>
      <w:r w:rsidRPr="00C92347">
        <w:rPr>
          <w:rFonts w:cs="Arial"/>
        </w:rPr>
        <w:t>weight (S</w:t>
      </w:r>
      <w:r w:rsidRPr="00AB6ADB">
        <w:rPr>
          <w:rFonts w:cs="Arial"/>
        </w:rPr>
        <w:t xml:space="preserve">DW and </w:t>
      </w:r>
      <w:r w:rsidRPr="00F73060">
        <w:rPr>
          <w:rFonts w:cs="Arial"/>
        </w:rPr>
        <w:t>RDW,</w:t>
      </w:r>
      <w:r w:rsidRPr="005966E2">
        <w:rPr>
          <w:rFonts w:cs="Arial"/>
        </w:rPr>
        <w:t xml:space="preserve"> respectively, both in g/plant). Three traits were </w:t>
      </w:r>
      <w:r w:rsidRPr="008D078D">
        <w:rPr>
          <w:rFonts w:cs="Arial"/>
        </w:rPr>
        <w:t>calculated</w:t>
      </w:r>
      <w:r w:rsidRPr="007E5D3E">
        <w:rPr>
          <w:rFonts w:cs="Arial"/>
        </w:rPr>
        <w:t xml:space="preserve"> from the leaf area and biomass </w:t>
      </w:r>
      <w:r w:rsidRPr="009B3000">
        <w:rPr>
          <w:rFonts w:cs="Arial"/>
        </w:rPr>
        <w:t xml:space="preserve">values, </w:t>
      </w:r>
      <w:r w:rsidR="006C6412">
        <w:rPr>
          <w:rFonts w:cs="Arial"/>
        </w:rPr>
        <w:t>including</w:t>
      </w:r>
      <w:r w:rsidRPr="009B3000">
        <w:rPr>
          <w:rFonts w:cs="Arial"/>
        </w:rPr>
        <w:t xml:space="preserve"> whole-plant dry weight (TDW, g/plant) as the sum of SDW and RDW; specific leaf area (SLA,</w:t>
      </w:r>
      <w:r w:rsidRPr="00637CE9">
        <w:rPr>
          <w:rFonts w:cs="Arial"/>
        </w:rPr>
        <w:t xml:space="preserve"> cm².g</w:t>
      </w:r>
      <w:r w:rsidRPr="00637CE9">
        <w:rPr>
          <w:rFonts w:cs="Arial"/>
          <w:vertAlign w:val="superscript"/>
        </w:rPr>
        <w:t>-1</w:t>
      </w:r>
      <w:r w:rsidRPr="00C92347">
        <w:rPr>
          <w:rFonts w:cs="Arial"/>
        </w:rPr>
        <w:t>) and leaf area ratio (LAR,</w:t>
      </w:r>
      <w:r w:rsidRPr="00637CE9">
        <w:rPr>
          <w:rFonts w:cs="Arial"/>
        </w:rPr>
        <w:t xml:space="preserve"> cm².g</w:t>
      </w:r>
      <w:r w:rsidRPr="00637CE9">
        <w:rPr>
          <w:rFonts w:cs="Arial"/>
          <w:vertAlign w:val="superscript"/>
        </w:rPr>
        <w:t>-1</w:t>
      </w:r>
      <w:r w:rsidRPr="00C92347">
        <w:rPr>
          <w:rFonts w:cs="Arial"/>
        </w:rPr>
        <w:t>) as ratios of LA to SDW and TDW respectively.</w:t>
      </w:r>
    </w:p>
    <w:p w14:paraId="685D68AA" w14:textId="09AC04B2" w:rsidR="003C7401" w:rsidRPr="001E702D" w:rsidRDefault="003C7401" w:rsidP="003C7401">
      <w:pPr>
        <w:pStyle w:val="PCJtext"/>
      </w:pPr>
      <w:r w:rsidRPr="001E702D">
        <w:t xml:space="preserve">Shoot nitrogen content (%SN, g/100 g) was predicted using NIRS-based calibration models (Rolland et </w:t>
      </w:r>
      <w:r w:rsidRPr="003D3C37">
        <w:t>al.</w:t>
      </w:r>
      <w:r w:rsidR="006C6412">
        <w:t>,</w:t>
      </w:r>
      <w:r w:rsidRPr="003D3C37">
        <w:t xml:space="preserve"> 2024). Dry</w:t>
      </w:r>
      <w:r w:rsidRPr="001E702D">
        <w:t xml:space="preserve"> leaves were ground to a fine powder and used for collecting NIR spectra (MPA II FT-NIR spectrophotometer, Bruker Optic Inc, Germany) over the range of 800 to 2781 nm with a step of 1 nm. </w:t>
      </w:r>
      <w:r>
        <w:t>Sixteen</w:t>
      </w:r>
      <w:r w:rsidRPr="001E702D">
        <w:t xml:space="preserve"> biological replicates</w:t>
      </w:r>
      <w:r>
        <w:t>, corresponding to 16 plants,</w:t>
      </w:r>
      <w:r w:rsidRPr="001E702D">
        <w:t xml:space="preserve"> were run per genotype, with each replicate being the average of 64 technical repetitions measured by the spectrophotometer. Shoot nitrogen quantity (SNQ, g) was calculated as the product of %SN by </w:t>
      </w:r>
      <w:r>
        <w:t>S</w:t>
      </w:r>
      <w:r w:rsidRPr="001E702D">
        <w:t xml:space="preserve">DW. As root nitrogen content (%RN, g/100 g) shows very little variation across a wide range of root samples (Rolland et al. </w:t>
      </w:r>
      <w:r w:rsidRPr="00C03F3F">
        <w:t>2024),</w:t>
      </w:r>
      <w:r w:rsidRPr="001E702D">
        <w:t xml:space="preserve"> the %RN value obtained on the roots of c</w:t>
      </w:r>
      <w:r w:rsidR="00271BC7">
        <w:t>heck</w:t>
      </w:r>
      <w:r w:rsidRPr="001E702D">
        <w:t xml:space="preserve"> accessions by NIRS calibration was assigned to the entire population. Root nitrogen quantity (RNQ, g) was calculated as the product of %RN by RDW and total nitrogen quantity (TNQ, g) resulted from the sum of SNQ and RNQ.</w:t>
      </w:r>
    </w:p>
    <w:p w14:paraId="4C5A7136" w14:textId="13C87389" w:rsidR="00190910" w:rsidRDefault="003C7401" w:rsidP="003C7401">
      <w:pPr>
        <w:pStyle w:val="PCJtext"/>
      </w:pPr>
      <w:r w:rsidRPr="001E702D">
        <w:t xml:space="preserve">In addition, seven additional </w:t>
      </w:r>
      <w:r w:rsidRPr="00E20D89">
        <w:t xml:space="preserve">traits </w:t>
      </w:r>
      <w:r w:rsidR="00E20D89" w:rsidRPr="00E20D89">
        <w:t>corresponding to efficiencies as defined by Richard-Molard  et al. (2009)</w:t>
      </w:r>
      <w:r w:rsidR="00E20D89">
        <w:t xml:space="preserve"> </w:t>
      </w:r>
      <w:r w:rsidRPr="00E20D89">
        <w:t>were calculated: includin</w:t>
      </w:r>
      <w:r w:rsidRPr="001E702D">
        <w:t xml:space="preserve">g the shoot:root ratio (SR) as the ratio of </w:t>
      </w:r>
      <w:r>
        <w:t>S</w:t>
      </w:r>
      <w:r w:rsidRPr="001E702D">
        <w:t xml:space="preserve">DW to RDW; the </w:t>
      </w:r>
      <w:r w:rsidRPr="00DD29F8">
        <w:t>shoot:whole-plant ratio (LWR)</w:t>
      </w:r>
      <w:r w:rsidRPr="001E702D">
        <w:t xml:space="preserve"> as the ratio of </w:t>
      </w:r>
      <w:r>
        <w:t>S</w:t>
      </w:r>
      <w:r w:rsidRPr="001E702D">
        <w:t>DW to TDW; the leaf area:shoot nitrogen quantity ratio (LASNQ) as the ratio of LA to SNQ; the specific carbon assimilation (SCA) as the ratio of TDW to the AUC</w:t>
      </w:r>
      <w:r w:rsidRPr="001E702D">
        <w:rPr>
          <w:vertAlign w:val="subscript"/>
        </w:rPr>
        <w:t>L1-L4</w:t>
      </w:r>
      <w:r w:rsidRPr="001E702D">
        <w:t xml:space="preserve">; the specific nitrogen uptake (SNU) as the ratio of TNQ to RDW; the </w:t>
      </w:r>
      <w:r>
        <w:t>nitrogen utilization efficiency (</w:t>
      </w:r>
      <w:r w:rsidRPr="001E702D">
        <w:t>NUtE</w:t>
      </w:r>
      <w:r>
        <w:t>)</w:t>
      </w:r>
      <w:r w:rsidRPr="001E702D">
        <w:t xml:space="preserve"> w</w:t>
      </w:r>
      <w:r>
        <w:t>as</w:t>
      </w:r>
      <w:r w:rsidRPr="001E702D">
        <w:t xml:space="preserve"> estimated as the ratio of TDW to TNQ.</w:t>
      </w:r>
      <w:r w:rsidR="00190910">
        <w:t xml:space="preserve"> </w:t>
      </w:r>
    </w:p>
    <w:p w14:paraId="04706FFD" w14:textId="56934784" w:rsidR="00190910" w:rsidRPr="00557975" w:rsidRDefault="00190910" w:rsidP="00190910">
      <w:pPr>
        <w:pStyle w:val="PCJtablelegend"/>
      </w:pPr>
      <w:bookmarkStart w:id="5" w:name="_Hlk211585203"/>
      <w:r w:rsidRPr="00954512">
        <w:rPr>
          <w:b/>
          <w:bCs/>
        </w:rPr>
        <w:t>Table 1</w:t>
      </w:r>
      <w:r w:rsidRPr="00557975">
        <w:t xml:space="preserve">. </w:t>
      </w:r>
      <w:r w:rsidR="00F73060">
        <w:t>Traits measured or calculated to qualify early vigor in rapeseed</w:t>
      </w: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72"/>
        <w:gridCol w:w="2448"/>
        <w:gridCol w:w="140"/>
        <w:gridCol w:w="1608"/>
        <w:gridCol w:w="1974"/>
        <w:gridCol w:w="1078"/>
      </w:tblGrid>
      <w:tr w:rsidR="00190910" w:rsidRPr="002E726B" w14:paraId="11BFBAF0" w14:textId="77777777" w:rsidTr="00821919">
        <w:tc>
          <w:tcPr>
            <w:tcW w:w="1772" w:type="dxa"/>
            <w:tcBorders>
              <w:top w:val="single" w:sz="4" w:space="0" w:color="auto"/>
              <w:bottom w:val="single" w:sz="4" w:space="0" w:color="auto"/>
            </w:tcBorders>
          </w:tcPr>
          <w:p w14:paraId="6884E359" w14:textId="77777777" w:rsidR="00190910" w:rsidRPr="002E726B" w:rsidRDefault="00190910" w:rsidP="00821919">
            <w:pPr>
              <w:pStyle w:val="PCJTable"/>
            </w:pPr>
            <w:r w:rsidRPr="002E726B">
              <w:t>Category</w:t>
            </w:r>
          </w:p>
        </w:tc>
        <w:tc>
          <w:tcPr>
            <w:tcW w:w="2588" w:type="dxa"/>
            <w:gridSpan w:val="2"/>
            <w:tcBorders>
              <w:top w:val="single" w:sz="4" w:space="0" w:color="auto"/>
              <w:bottom w:val="single" w:sz="4" w:space="0" w:color="auto"/>
            </w:tcBorders>
          </w:tcPr>
          <w:p w14:paraId="4D12AE24" w14:textId="77777777" w:rsidR="00190910" w:rsidRPr="002E726B" w:rsidRDefault="00190910" w:rsidP="00821919">
            <w:pPr>
              <w:pStyle w:val="PCJTable"/>
            </w:pPr>
            <w:r w:rsidRPr="002E726B">
              <w:t>Trait</w:t>
            </w:r>
          </w:p>
        </w:tc>
        <w:tc>
          <w:tcPr>
            <w:tcW w:w="1608" w:type="dxa"/>
            <w:tcBorders>
              <w:top w:val="single" w:sz="4" w:space="0" w:color="auto"/>
              <w:bottom w:val="single" w:sz="4" w:space="0" w:color="auto"/>
            </w:tcBorders>
          </w:tcPr>
          <w:p w14:paraId="60AF68A1" w14:textId="77777777" w:rsidR="00190910" w:rsidRPr="002E726B" w:rsidRDefault="00190910" w:rsidP="00821919">
            <w:pPr>
              <w:pStyle w:val="PCJTable"/>
            </w:pPr>
            <w:r w:rsidRPr="002E726B">
              <w:t>Variable</w:t>
            </w:r>
          </w:p>
        </w:tc>
        <w:tc>
          <w:tcPr>
            <w:tcW w:w="1974" w:type="dxa"/>
            <w:tcBorders>
              <w:top w:val="single" w:sz="4" w:space="0" w:color="auto"/>
              <w:bottom w:val="single" w:sz="4" w:space="0" w:color="auto"/>
            </w:tcBorders>
          </w:tcPr>
          <w:p w14:paraId="444DC241" w14:textId="77777777" w:rsidR="00190910" w:rsidRPr="002E726B" w:rsidRDefault="00190910" w:rsidP="00821919">
            <w:pPr>
              <w:pStyle w:val="PCJTable"/>
            </w:pPr>
            <w:r w:rsidRPr="002E726B">
              <w:t>Formula</w:t>
            </w:r>
          </w:p>
        </w:tc>
        <w:tc>
          <w:tcPr>
            <w:tcW w:w="1078" w:type="dxa"/>
            <w:tcBorders>
              <w:top w:val="single" w:sz="4" w:space="0" w:color="auto"/>
              <w:bottom w:val="single" w:sz="4" w:space="0" w:color="auto"/>
            </w:tcBorders>
          </w:tcPr>
          <w:p w14:paraId="76220250" w14:textId="77777777" w:rsidR="00190910" w:rsidRPr="002E726B" w:rsidRDefault="00190910" w:rsidP="00821919">
            <w:pPr>
              <w:pStyle w:val="PCJTable"/>
            </w:pPr>
            <w:r w:rsidRPr="002E726B">
              <w:t>Unit</w:t>
            </w:r>
          </w:p>
        </w:tc>
      </w:tr>
      <w:tr w:rsidR="00190910" w:rsidRPr="00557975" w14:paraId="6FDE825E" w14:textId="77777777" w:rsidTr="00821919">
        <w:tc>
          <w:tcPr>
            <w:tcW w:w="5968" w:type="dxa"/>
            <w:gridSpan w:val="4"/>
            <w:tcBorders>
              <w:top w:val="single" w:sz="4" w:space="0" w:color="auto"/>
              <w:bottom w:val="nil"/>
            </w:tcBorders>
          </w:tcPr>
          <w:p w14:paraId="0373570B" w14:textId="77777777" w:rsidR="00190910" w:rsidRPr="00557975" w:rsidRDefault="00190910" w:rsidP="00821919">
            <w:pPr>
              <w:pStyle w:val="PCJTable"/>
              <w:rPr>
                <w:rFonts w:ascii="Calibri" w:eastAsia="Times New Roman" w:hAnsi="Calibri" w:cs="Calibri"/>
                <w:bCs/>
                <w:color w:val="000000"/>
                <w:lang w:eastAsia="fr-FR"/>
              </w:rPr>
            </w:pPr>
            <w:bookmarkStart w:id="6" w:name="_Hlk179206807"/>
            <w:r w:rsidRPr="00557975">
              <w:t>Developmental traits – leaf area growth dynamics</w:t>
            </w:r>
          </w:p>
        </w:tc>
        <w:tc>
          <w:tcPr>
            <w:tcW w:w="1974" w:type="dxa"/>
            <w:tcBorders>
              <w:top w:val="single" w:sz="4" w:space="0" w:color="auto"/>
              <w:bottom w:val="nil"/>
            </w:tcBorders>
          </w:tcPr>
          <w:p w14:paraId="7ADEE9E7" w14:textId="77777777" w:rsidR="00190910" w:rsidRDefault="00190910" w:rsidP="00821919">
            <w:pPr>
              <w:pStyle w:val="PCJTable"/>
              <w:rPr>
                <w:rFonts w:ascii="Calibri" w:eastAsia="Calibri" w:hAnsi="Calibri" w:cs="Calibri"/>
              </w:rPr>
            </w:pPr>
          </w:p>
        </w:tc>
        <w:tc>
          <w:tcPr>
            <w:tcW w:w="1078" w:type="dxa"/>
            <w:tcBorders>
              <w:top w:val="single" w:sz="4" w:space="0" w:color="auto"/>
              <w:bottom w:val="nil"/>
            </w:tcBorders>
          </w:tcPr>
          <w:p w14:paraId="54C049DD" w14:textId="77777777" w:rsidR="00190910" w:rsidRPr="00557975" w:rsidRDefault="00190910" w:rsidP="00821919">
            <w:pPr>
              <w:pStyle w:val="PCJTable"/>
            </w:pPr>
          </w:p>
        </w:tc>
      </w:tr>
      <w:tr w:rsidR="00190910" w14:paraId="0783CB30" w14:textId="77777777" w:rsidTr="00821919">
        <w:tc>
          <w:tcPr>
            <w:tcW w:w="1772" w:type="dxa"/>
            <w:tcBorders>
              <w:top w:val="nil"/>
              <w:bottom w:val="nil"/>
            </w:tcBorders>
          </w:tcPr>
          <w:p w14:paraId="463C3D3E" w14:textId="77777777" w:rsidR="00190910" w:rsidRPr="00557975" w:rsidRDefault="00190910" w:rsidP="00821919">
            <w:pPr>
              <w:pStyle w:val="PCJTable"/>
            </w:pPr>
          </w:p>
        </w:tc>
        <w:tc>
          <w:tcPr>
            <w:tcW w:w="2448" w:type="dxa"/>
            <w:tcBorders>
              <w:top w:val="nil"/>
              <w:bottom w:val="nil"/>
            </w:tcBorders>
          </w:tcPr>
          <w:p w14:paraId="10065F59" w14:textId="77777777" w:rsidR="00190910" w:rsidRPr="00B44FD0" w:rsidRDefault="00190910" w:rsidP="00821919">
            <w:pPr>
              <w:pStyle w:val="PCJTable"/>
            </w:pPr>
            <w:r w:rsidRPr="00B44FD0">
              <w:rPr>
                <w:rFonts w:ascii="Calibri" w:eastAsia="Times New Roman" w:hAnsi="Calibri" w:cs="Calibri"/>
                <w:color w:val="000000"/>
                <w:lang w:eastAsia="fr-FR"/>
              </w:rPr>
              <w:t>Area under the curve beween Leaves L</w:t>
            </w:r>
            <w:r>
              <w:rPr>
                <w:rFonts w:ascii="Calibri" w:eastAsia="Times New Roman" w:hAnsi="Calibri" w:cs="Calibri"/>
                <w:color w:val="000000"/>
                <w:lang w:eastAsia="fr-FR"/>
              </w:rPr>
              <w:t>1</w:t>
            </w:r>
            <w:r w:rsidRPr="00B44FD0">
              <w:rPr>
                <w:rFonts w:ascii="Calibri" w:eastAsia="Times New Roman" w:hAnsi="Calibri" w:cs="Calibri"/>
                <w:color w:val="000000"/>
                <w:lang w:eastAsia="fr-FR"/>
              </w:rPr>
              <w:t xml:space="preserve"> and L</w:t>
            </w:r>
            <w:r>
              <w:rPr>
                <w:rFonts w:ascii="Calibri" w:eastAsia="Times New Roman" w:hAnsi="Calibri" w:cs="Calibri"/>
                <w:color w:val="000000"/>
                <w:lang w:eastAsia="fr-FR"/>
              </w:rPr>
              <w:t>4</w:t>
            </w:r>
          </w:p>
        </w:tc>
        <w:tc>
          <w:tcPr>
            <w:tcW w:w="1748" w:type="dxa"/>
            <w:gridSpan w:val="2"/>
            <w:tcBorders>
              <w:top w:val="nil"/>
              <w:bottom w:val="nil"/>
            </w:tcBorders>
          </w:tcPr>
          <w:p w14:paraId="5F849B6B" w14:textId="77777777" w:rsidR="00190910" w:rsidRPr="00B44FD0" w:rsidRDefault="00190910" w:rsidP="00821919">
            <w:pPr>
              <w:pStyle w:val="PCJTable"/>
            </w:pPr>
            <w:r w:rsidRPr="00B44FD0">
              <w:rPr>
                <w:rFonts w:ascii="Calibri" w:eastAsia="Times New Roman" w:hAnsi="Calibri" w:cs="Calibri"/>
                <w:bCs/>
                <w:color w:val="000000"/>
                <w:lang w:eastAsia="fr-FR"/>
              </w:rPr>
              <w:t>AUC</w:t>
            </w:r>
            <w:r w:rsidRPr="00490559">
              <w:rPr>
                <w:rFonts w:ascii="Calibri" w:eastAsia="Times New Roman" w:hAnsi="Calibri" w:cs="Calibri"/>
                <w:bCs/>
                <w:color w:val="000000"/>
                <w:vertAlign w:val="subscript"/>
                <w:lang w:eastAsia="fr-FR"/>
              </w:rPr>
              <w:t>L</w:t>
            </w:r>
            <w:r>
              <w:rPr>
                <w:rFonts w:ascii="Calibri" w:eastAsia="Times New Roman" w:hAnsi="Calibri" w:cs="Calibri"/>
                <w:bCs/>
                <w:color w:val="000000"/>
                <w:vertAlign w:val="subscript"/>
                <w:lang w:eastAsia="fr-FR"/>
              </w:rPr>
              <w:t>1</w:t>
            </w:r>
            <w:r w:rsidRPr="00B44FD0">
              <w:rPr>
                <w:rFonts w:ascii="Calibri" w:eastAsia="Times New Roman" w:hAnsi="Calibri" w:cs="Calibri"/>
                <w:bCs/>
                <w:color w:val="000000"/>
                <w:vertAlign w:val="subscript"/>
                <w:lang w:eastAsia="fr-FR"/>
              </w:rPr>
              <w:t>-</w:t>
            </w:r>
            <w:r>
              <w:rPr>
                <w:rFonts w:ascii="Calibri" w:eastAsia="Times New Roman" w:hAnsi="Calibri" w:cs="Calibri"/>
                <w:bCs/>
                <w:color w:val="000000"/>
                <w:vertAlign w:val="subscript"/>
                <w:lang w:eastAsia="fr-FR"/>
              </w:rPr>
              <w:t>L4</w:t>
            </w:r>
            <w:r w:rsidRPr="00B44FD0">
              <w:rPr>
                <w:rFonts w:ascii="Calibri" w:eastAsia="Times New Roman" w:hAnsi="Calibri" w:cs="Calibri"/>
                <w:bCs/>
                <w:color w:val="000000"/>
                <w:lang w:eastAsia="fr-FR"/>
              </w:rPr>
              <w:t>*</w:t>
            </w:r>
          </w:p>
        </w:tc>
        <w:tc>
          <w:tcPr>
            <w:tcW w:w="1974" w:type="dxa"/>
            <w:tcBorders>
              <w:top w:val="nil"/>
              <w:bottom w:val="nil"/>
            </w:tcBorders>
          </w:tcPr>
          <w:p w14:paraId="7D4B39A6" w14:textId="77777777" w:rsidR="00190910" w:rsidRPr="00B44FD0" w:rsidRDefault="001807B7" w:rsidP="00821919">
            <w:pPr>
              <w:pStyle w:val="PCJTable"/>
            </w:pPr>
            <m:oMathPara>
              <m:oMath>
                <m:nary>
                  <m:naryPr>
                    <m:limLoc m:val="subSup"/>
                    <m:ctrlPr>
                      <w:rPr>
                        <w:rFonts w:ascii="Cambria Math" w:hAnsi="Cambria Math"/>
                      </w:rPr>
                    </m:ctrlPr>
                  </m:naryPr>
                  <m:sub>
                    <m:r>
                      <m:rPr>
                        <m:sty m:val="p"/>
                      </m:rPr>
                      <w:rPr>
                        <w:rFonts w:ascii="Cambria Math" w:hAnsi="Cambria Math"/>
                      </w:rPr>
                      <m:t>L1</m:t>
                    </m:r>
                  </m:sub>
                  <m:sup>
                    <m:r>
                      <m:rPr>
                        <m:sty m:val="p"/>
                      </m:rPr>
                      <w:rPr>
                        <w:rFonts w:ascii="Cambria Math" w:hAnsi="Cambria Math"/>
                      </w:rPr>
                      <m:t>L4</m:t>
                    </m:r>
                  </m:sup>
                  <m:e>
                    <m:r>
                      <m:rPr>
                        <m:sty m:val="p"/>
                      </m:rPr>
                      <w:rPr>
                        <w:rFonts w:ascii="Cambria Math" w:hAnsi="Cambria Math"/>
                      </w:rPr>
                      <m:t>f(x)dx</m:t>
                    </m:r>
                  </m:e>
                </m:nary>
              </m:oMath>
            </m:oMathPara>
          </w:p>
        </w:tc>
        <w:tc>
          <w:tcPr>
            <w:tcW w:w="1078" w:type="dxa"/>
            <w:tcBorders>
              <w:top w:val="nil"/>
              <w:bottom w:val="nil"/>
            </w:tcBorders>
          </w:tcPr>
          <w:p w14:paraId="49EF9715" w14:textId="77777777" w:rsidR="00190910" w:rsidRDefault="00190910" w:rsidP="00821919">
            <w:pPr>
              <w:pStyle w:val="PCJTable"/>
            </w:pPr>
          </w:p>
        </w:tc>
      </w:tr>
      <w:tr w:rsidR="00190910" w14:paraId="1503BE75" w14:textId="77777777" w:rsidTr="00821919">
        <w:tc>
          <w:tcPr>
            <w:tcW w:w="1772" w:type="dxa"/>
            <w:tcBorders>
              <w:top w:val="nil"/>
              <w:bottom w:val="single" w:sz="4" w:space="0" w:color="auto"/>
            </w:tcBorders>
          </w:tcPr>
          <w:p w14:paraId="661699A5" w14:textId="77777777" w:rsidR="00190910" w:rsidRDefault="00190910" w:rsidP="00821919">
            <w:pPr>
              <w:pStyle w:val="PCJTable"/>
            </w:pPr>
          </w:p>
        </w:tc>
        <w:tc>
          <w:tcPr>
            <w:tcW w:w="2448" w:type="dxa"/>
            <w:tcBorders>
              <w:top w:val="nil"/>
              <w:bottom w:val="single" w:sz="4" w:space="0" w:color="auto"/>
            </w:tcBorders>
          </w:tcPr>
          <w:p w14:paraId="0C114B67" w14:textId="77777777" w:rsidR="00190910" w:rsidRPr="00BF7D9A" w:rsidRDefault="00190910" w:rsidP="00821919">
            <w:pPr>
              <w:pStyle w:val="PCJTable"/>
            </w:pPr>
            <w:r>
              <w:rPr>
                <w:rFonts w:ascii="Calibri" w:eastAsia="Times New Roman" w:hAnsi="Calibri" w:cs="Calibri"/>
                <w:color w:val="000000"/>
                <w:lang w:eastAsia="fr-FR"/>
              </w:rPr>
              <w:t>Speed of aerial growth between</w:t>
            </w:r>
            <w:r w:rsidRPr="00BF7D9A">
              <w:rPr>
                <w:rFonts w:ascii="Calibri" w:eastAsia="Times New Roman" w:hAnsi="Calibri" w:cs="Calibri"/>
                <w:color w:val="000000"/>
                <w:lang w:eastAsia="fr-FR"/>
              </w:rPr>
              <w:t xml:space="preserve"> leaves La and Lb</w:t>
            </w:r>
            <w:r>
              <w:rPr>
                <w:rFonts w:ascii="Calibri" w:eastAsia="Times New Roman" w:hAnsi="Calibri" w:cs="Calibri"/>
                <w:color w:val="000000"/>
                <w:lang w:eastAsia="fr-FR"/>
              </w:rPr>
              <w:t xml:space="preserve"> emergence</w:t>
            </w:r>
          </w:p>
        </w:tc>
        <w:tc>
          <w:tcPr>
            <w:tcW w:w="1748" w:type="dxa"/>
            <w:gridSpan w:val="2"/>
            <w:tcBorders>
              <w:top w:val="nil"/>
              <w:bottom w:val="single" w:sz="4" w:space="0" w:color="auto"/>
            </w:tcBorders>
          </w:tcPr>
          <w:p w14:paraId="0E865695" w14:textId="77777777" w:rsidR="00190910" w:rsidRDefault="00190910" w:rsidP="00821919">
            <w:pPr>
              <w:pStyle w:val="PCJTable"/>
            </w:pPr>
            <w:r w:rsidRPr="002E726B">
              <w:rPr>
                <w:rFonts w:ascii="Calibri" w:eastAsia="Times New Roman" w:hAnsi="Calibri" w:cs="Calibri"/>
                <w:bCs/>
                <w:color w:val="000000"/>
                <w:lang w:eastAsia="fr-FR"/>
              </w:rPr>
              <w:t>Sp</w:t>
            </w:r>
            <w:r w:rsidRPr="002E726B">
              <w:rPr>
                <w:rFonts w:ascii="Calibri" w:eastAsia="Times New Roman" w:hAnsi="Calibri" w:cs="Calibri"/>
                <w:bCs/>
                <w:color w:val="000000"/>
                <w:vertAlign w:val="subscript"/>
                <w:lang w:eastAsia="fr-FR"/>
              </w:rPr>
              <w:t>L</w:t>
            </w:r>
            <w:r>
              <w:rPr>
                <w:rFonts w:ascii="Calibri" w:eastAsia="Times New Roman" w:hAnsi="Calibri" w:cs="Calibri"/>
                <w:bCs/>
                <w:color w:val="000000"/>
                <w:vertAlign w:val="subscript"/>
                <w:lang w:eastAsia="fr-FR"/>
              </w:rPr>
              <w:t>a</w:t>
            </w:r>
            <w:r w:rsidRPr="002E726B">
              <w:rPr>
                <w:rFonts w:ascii="Calibri" w:eastAsia="Times New Roman" w:hAnsi="Calibri" w:cs="Calibri"/>
                <w:bCs/>
                <w:color w:val="000000"/>
                <w:vertAlign w:val="subscript"/>
                <w:lang w:eastAsia="fr-FR"/>
              </w:rPr>
              <w:t>-L</w:t>
            </w:r>
            <w:r>
              <w:rPr>
                <w:rFonts w:ascii="Calibri" w:eastAsia="Times New Roman" w:hAnsi="Calibri" w:cs="Calibri"/>
                <w:bCs/>
                <w:color w:val="000000"/>
                <w:vertAlign w:val="subscript"/>
                <w:lang w:eastAsia="fr-FR"/>
              </w:rPr>
              <w:t>b</w:t>
            </w:r>
          </w:p>
        </w:tc>
        <w:tc>
          <w:tcPr>
            <w:tcW w:w="1974" w:type="dxa"/>
            <w:tcBorders>
              <w:top w:val="nil"/>
              <w:bottom w:val="single" w:sz="4" w:space="0" w:color="auto"/>
            </w:tcBorders>
          </w:tcPr>
          <w:p w14:paraId="52B45364" w14:textId="77777777" w:rsidR="00190910" w:rsidRDefault="001807B7" w:rsidP="00821919">
            <w:pPr>
              <w:pStyle w:val="PCJTable"/>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LA</m:t>
                        </m:r>
                      </m:e>
                      <m:sub>
                        <m:r>
                          <m:rPr>
                            <m:sty m:val="p"/>
                          </m:rPr>
                          <w:rPr>
                            <w:rFonts w:ascii="Cambria Math" w:hAnsi="Cambria Math"/>
                          </w:rPr>
                          <m:t>Lb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LA</m:t>
                        </m:r>
                      </m:e>
                      <m:sub>
                        <m:r>
                          <m:rPr>
                            <m:sty m:val="p"/>
                          </m:rPr>
                          <w:rPr>
                            <w:rFonts w:ascii="Cambria Math" w:hAnsi="Cambria Math"/>
                          </w:rPr>
                          <m:t>La</m:t>
                        </m:r>
                      </m:sub>
                    </m:sSub>
                  </m:num>
                  <m:den>
                    <m:sSub>
                      <m:sSubPr>
                        <m:ctrlPr>
                          <w:rPr>
                            <w:rFonts w:ascii="Cambria Math" w:hAnsi="Cambria Math"/>
                          </w:rPr>
                        </m:ctrlPr>
                      </m:sSubPr>
                      <m:e>
                        <m:r>
                          <m:rPr>
                            <m:sty m:val="p"/>
                          </m:rPr>
                          <w:rPr>
                            <w:rFonts w:ascii="Cambria Math" w:hAnsi="Cambria Math"/>
                          </w:rPr>
                          <m:t>GDD</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GDD</m:t>
                        </m:r>
                      </m:e>
                      <m:sub>
                        <m:r>
                          <m:rPr>
                            <m:sty m:val="p"/>
                          </m:rPr>
                          <w:rPr>
                            <w:rFonts w:ascii="Cambria Math" w:hAnsi="Cambria Math"/>
                          </w:rPr>
                          <m:t>min</m:t>
                        </m:r>
                      </m:sub>
                    </m:sSub>
                  </m:den>
                </m:f>
              </m:oMath>
            </m:oMathPara>
          </w:p>
        </w:tc>
        <w:tc>
          <w:tcPr>
            <w:tcW w:w="1078" w:type="dxa"/>
            <w:tcBorders>
              <w:top w:val="nil"/>
              <w:bottom w:val="single" w:sz="4" w:space="0" w:color="auto"/>
            </w:tcBorders>
          </w:tcPr>
          <w:p w14:paraId="6AF0052F" w14:textId="77777777" w:rsidR="00190910" w:rsidRDefault="00190910" w:rsidP="00821919">
            <w:pPr>
              <w:pStyle w:val="PCJTable"/>
            </w:pPr>
          </w:p>
        </w:tc>
      </w:tr>
      <w:tr w:rsidR="00190910" w:rsidRPr="00557975" w14:paraId="5E9CB949" w14:textId="77777777" w:rsidTr="00821919">
        <w:tc>
          <w:tcPr>
            <w:tcW w:w="4220" w:type="dxa"/>
            <w:gridSpan w:val="2"/>
            <w:tcBorders>
              <w:top w:val="single" w:sz="4" w:space="0" w:color="auto"/>
              <w:bottom w:val="nil"/>
            </w:tcBorders>
          </w:tcPr>
          <w:p w14:paraId="4BAE5503" w14:textId="77777777" w:rsidR="00190910" w:rsidRPr="00557975" w:rsidRDefault="00190910" w:rsidP="00821919">
            <w:pPr>
              <w:pStyle w:val="PCJTable"/>
              <w:rPr>
                <w:rFonts w:ascii="Calibri" w:eastAsia="Times New Roman" w:hAnsi="Calibri" w:cs="Calibri"/>
                <w:color w:val="000000"/>
                <w:lang w:eastAsia="fr-FR"/>
              </w:rPr>
            </w:pPr>
            <w:r w:rsidRPr="00557975">
              <w:t>Biomass and nutrient functioning traits</w:t>
            </w:r>
          </w:p>
        </w:tc>
        <w:tc>
          <w:tcPr>
            <w:tcW w:w="1748" w:type="dxa"/>
            <w:gridSpan w:val="2"/>
            <w:tcBorders>
              <w:top w:val="single" w:sz="4" w:space="0" w:color="auto"/>
              <w:bottom w:val="nil"/>
            </w:tcBorders>
          </w:tcPr>
          <w:p w14:paraId="7A002B01" w14:textId="77777777" w:rsidR="00190910" w:rsidRPr="00557975" w:rsidRDefault="00190910" w:rsidP="00821919">
            <w:pPr>
              <w:pStyle w:val="PCJTable"/>
              <w:rPr>
                <w:rFonts w:ascii="Calibri" w:eastAsia="Times New Roman" w:hAnsi="Calibri" w:cs="Calibri"/>
                <w:bCs/>
                <w:color w:val="000000"/>
                <w:lang w:eastAsia="fr-FR"/>
              </w:rPr>
            </w:pPr>
          </w:p>
        </w:tc>
        <w:tc>
          <w:tcPr>
            <w:tcW w:w="1974" w:type="dxa"/>
            <w:tcBorders>
              <w:top w:val="single" w:sz="4" w:space="0" w:color="auto"/>
              <w:bottom w:val="nil"/>
            </w:tcBorders>
          </w:tcPr>
          <w:p w14:paraId="737EBA2C" w14:textId="77777777" w:rsidR="00190910" w:rsidRPr="00557975" w:rsidRDefault="00190910" w:rsidP="00821919">
            <w:pPr>
              <w:pStyle w:val="PCJTable"/>
            </w:pPr>
          </w:p>
        </w:tc>
        <w:tc>
          <w:tcPr>
            <w:tcW w:w="1078" w:type="dxa"/>
            <w:tcBorders>
              <w:top w:val="single" w:sz="4" w:space="0" w:color="auto"/>
              <w:bottom w:val="nil"/>
            </w:tcBorders>
          </w:tcPr>
          <w:p w14:paraId="5FB93114" w14:textId="77777777" w:rsidR="00190910" w:rsidRPr="00557975" w:rsidRDefault="00190910" w:rsidP="00821919">
            <w:pPr>
              <w:pStyle w:val="PCJTable"/>
              <w:rPr>
                <w:rFonts w:ascii="Calibri" w:eastAsia="Times New Roman" w:hAnsi="Calibri" w:cs="Calibri"/>
                <w:color w:val="000000"/>
                <w:lang w:eastAsia="fr-FR"/>
              </w:rPr>
            </w:pPr>
          </w:p>
        </w:tc>
      </w:tr>
      <w:tr w:rsidR="00190910" w:rsidRPr="002A21D1" w14:paraId="1695948A" w14:textId="77777777" w:rsidTr="00821919">
        <w:tc>
          <w:tcPr>
            <w:tcW w:w="1772" w:type="dxa"/>
            <w:tcBorders>
              <w:top w:val="nil"/>
              <w:bottom w:val="nil"/>
            </w:tcBorders>
          </w:tcPr>
          <w:p w14:paraId="3D7D0A60" w14:textId="77777777" w:rsidR="00190910" w:rsidRPr="00557975" w:rsidRDefault="00190910" w:rsidP="00821919">
            <w:pPr>
              <w:pStyle w:val="PCJTable"/>
              <w:rPr>
                <w:i/>
              </w:rPr>
            </w:pPr>
          </w:p>
        </w:tc>
        <w:tc>
          <w:tcPr>
            <w:tcW w:w="2448" w:type="dxa"/>
            <w:tcBorders>
              <w:top w:val="nil"/>
            </w:tcBorders>
          </w:tcPr>
          <w:p w14:paraId="0103CB16" w14:textId="77777777" w:rsidR="00190910" w:rsidRPr="002A21D1" w:rsidRDefault="00190910" w:rsidP="00821919">
            <w:pPr>
              <w:pStyle w:val="PCJTable"/>
            </w:pPr>
            <w:r>
              <w:rPr>
                <w:rFonts w:ascii="Calibri" w:eastAsia="Times New Roman" w:hAnsi="Calibri" w:cs="Calibri"/>
                <w:color w:val="000000"/>
                <w:lang w:eastAsia="fr-FR"/>
              </w:rPr>
              <w:t>Shoot</w:t>
            </w:r>
            <w:r w:rsidRPr="002A21D1">
              <w:rPr>
                <w:rFonts w:ascii="Calibri" w:eastAsia="Times New Roman" w:hAnsi="Calibri" w:cs="Calibri"/>
                <w:color w:val="000000"/>
                <w:lang w:eastAsia="fr-FR"/>
              </w:rPr>
              <w:t xml:space="preserve"> Dry Weight</w:t>
            </w:r>
          </w:p>
        </w:tc>
        <w:tc>
          <w:tcPr>
            <w:tcW w:w="1748" w:type="dxa"/>
            <w:gridSpan w:val="2"/>
            <w:tcBorders>
              <w:top w:val="nil"/>
            </w:tcBorders>
          </w:tcPr>
          <w:p w14:paraId="0992C60A" w14:textId="77777777" w:rsidR="00190910" w:rsidRPr="002A21D1" w:rsidRDefault="00190910" w:rsidP="00821919">
            <w:pPr>
              <w:pStyle w:val="PCJTable"/>
            </w:pPr>
            <w:r>
              <w:rPr>
                <w:rFonts w:ascii="Calibri" w:eastAsia="Times New Roman" w:hAnsi="Calibri" w:cs="Calibri"/>
                <w:bCs/>
                <w:color w:val="000000"/>
                <w:lang w:eastAsia="fr-FR"/>
              </w:rPr>
              <w:t>S</w:t>
            </w:r>
            <w:r w:rsidRPr="002A21D1">
              <w:rPr>
                <w:rFonts w:ascii="Calibri" w:eastAsia="Times New Roman" w:hAnsi="Calibri" w:cs="Calibri"/>
                <w:bCs/>
                <w:color w:val="000000"/>
                <w:lang w:eastAsia="fr-FR"/>
              </w:rPr>
              <w:t>DW</w:t>
            </w:r>
          </w:p>
        </w:tc>
        <w:tc>
          <w:tcPr>
            <w:tcW w:w="1974" w:type="dxa"/>
            <w:tcBorders>
              <w:top w:val="nil"/>
            </w:tcBorders>
          </w:tcPr>
          <w:p w14:paraId="5EC42634" w14:textId="77777777" w:rsidR="00190910" w:rsidRPr="002A21D1" w:rsidRDefault="00190910" w:rsidP="00821919">
            <w:pPr>
              <w:pStyle w:val="PCJTable"/>
            </w:pPr>
            <w:r>
              <w:t>Measured (weight)</w:t>
            </w:r>
          </w:p>
        </w:tc>
        <w:tc>
          <w:tcPr>
            <w:tcW w:w="1078" w:type="dxa"/>
            <w:tcBorders>
              <w:top w:val="nil"/>
            </w:tcBorders>
          </w:tcPr>
          <w:p w14:paraId="25FA838E" w14:textId="77777777" w:rsidR="00190910" w:rsidRPr="002A21D1" w:rsidRDefault="00190910" w:rsidP="00821919">
            <w:pPr>
              <w:pStyle w:val="PCJTable"/>
            </w:pPr>
            <w:r w:rsidRPr="002A21D1">
              <w:rPr>
                <w:rFonts w:ascii="Calibri" w:eastAsia="Times New Roman" w:hAnsi="Calibri" w:cs="Calibri"/>
                <w:color w:val="000000"/>
                <w:lang w:eastAsia="fr-FR"/>
              </w:rPr>
              <w:t>g/plant</w:t>
            </w:r>
          </w:p>
        </w:tc>
      </w:tr>
      <w:tr w:rsidR="00190910" w:rsidRPr="002A21D1" w14:paraId="555E7ACB" w14:textId="77777777" w:rsidTr="00821919">
        <w:tc>
          <w:tcPr>
            <w:tcW w:w="1772" w:type="dxa"/>
            <w:tcBorders>
              <w:top w:val="nil"/>
              <w:bottom w:val="nil"/>
            </w:tcBorders>
          </w:tcPr>
          <w:p w14:paraId="03701D38" w14:textId="77777777" w:rsidR="00190910" w:rsidRPr="002A21D1" w:rsidRDefault="00190910" w:rsidP="00821919">
            <w:pPr>
              <w:pStyle w:val="PCJTable"/>
            </w:pPr>
          </w:p>
        </w:tc>
        <w:tc>
          <w:tcPr>
            <w:tcW w:w="2448" w:type="dxa"/>
          </w:tcPr>
          <w:p w14:paraId="7F1DB1D3" w14:textId="77777777" w:rsidR="00190910" w:rsidRPr="002A21D1" w:rsidRDefault="00190910" w:rsidP="00821919">
            <w:pPr>
              <w:pStyle w:val="PCJTable"/>
            </w:pPr>
            <w:r w:rsidRPr="002A21D1">
              <w:rPr>
                <w:rFonts w:ascii="Calibri" w:eastAsia="Times New Roman" w:hAnsi="Calibri" w:cs="Calibri"/>
                <w:color w:val="000000"/>
                <w:lang w:eastAsia="fr-FR"/>
              </w:rPr>
              <w:t>Root Dry Weight</w:t>
            </w:r>
          </w:p>
        </w:tc>
        <w:tc>
          <w:tcPr>
            <w:tcW w:w="1748" w:type="dxa"/>
            <w:gridSpan w:val="2"/>
          </w:tcPr>
          <w:p w14:paraId="313BEC9B" w14:textId="77777777" w:rsidR="00190910" w:rsidRPr="002A21D1" w:rsidRDefault="00190910" w:rsidP="00821919">
            <w:pPr>
              <w:pStyle w:val="PCJTable"/>
            </w:pPr>
            <w:r w:rsidRPr="002A21D1">
              <w:rPr>
                <w:rFonts w:ascii="Calibri" w:eastAsia="Times New Roman" w:hAnsi="Calibri" w:cs="Calibri"/>
                <w:bCs/>
                <w:color w:val="000000"/>
                <w:lang w:eastAsia="fr-FR"/>
              </w:rPr>
              <w:t>RDW</w:t>
            </w:r>
          </w:p>
        </w:tc>
        <w:tc>
          <w:tcPr>
            <w:tcW w:w="1974" w:type="dxa"/>
          </w:tcPr>
          <w:p w14:paraId="62F0C103" w14:textId="77777777" w:rsidR="00190910" w:rsidRPr="002A21D1" w:rsidRDefault="00190910" w:rsidP="00821919">
            <w:pPr>
              <w:pStyle w:val="PCJTable"/>
            </w:pPr>
            <w:r>
              <w:t>Measured (weight)</w:t>
            </w:r>
          </w:p>
        </w:tc>
        <w:tc>
          <w:tcPr>
            <w:tcW w:w="1078" w:type="dxa"/>
          </w:tcPr>
          <w:p w14:paraId="49296D9A" w14:textId="77777777" w:rsidR="00190910" w:rsidRPr="002A21D1" w:rsidRDefault="00190910" w:rsidP="00821919">
            <w:pPr>
              <w:pStyle w:val="PCJTable"/>
            </w:pPr>
            <w:r w:rsidRPr="002A21D1">
              <w:rPr>
                <w:rFonts w:ascii="Calibri" w:eastAsia="Times New Roman" w:hAnsi="Calibri" w:cs="Calibri"/>
                <w:color w:val="000000"/>
                <w:lang w:eastAsia="fr-FR"/>
              </w:rPr>
              <w:t>g/plant</w:t>
            </w:r>
          </w:p>
        </w:tc>
      </w:tr>
      <w:tr w:rsidR="00190910" w:rsidRPr="002A21D1" w14:paraId="1506692A" w14:textId="77777777" w:rsidTr="00821919">
        <w:tc>
          <w:tcPr>
            <w:tcW w:w="1772" w:type="dxa"/>
            <w:tcBorders>
              <w:top w:val="nil"/>
              <w:bottom w:val="nil"/>
            </w:tcBorders>
          </w:tcPr>
          <w:p w14:paraId="2499B363" w14:textId="77777777" w:rsidR="00190910" w:rsidRPr="002A21D1" w:rsidRDefault="00190910" w:rsidP="00821919">
            <w:pPr>
              <w:pStyle w:val="PCJTable"/>
            </w:pPr>
          </w:p>
        </w:tc>
        <w:tc>
          <w:tcPr>
            <w:tcW w:w="2448" w:type="dxa"/>
          </w:tcPr>
          <w:p w14:paraId="3783972F" w14:textId="589E38F6" w:rsidR="00190910" w:rsidRPr="002A21D1" w:rsidRDefault="00190910" w:rsidP="00821919">
            <w:pPr>
              <w:pStyle w:val="PCJTable"/>
            </w:pPr>
            <w:r>
              <w:rPr>
                <w:rFonts w:ascii="Calibri" w:eastAsia="Times New Roman" w:hAnsi="Calibri" w:cs="Calibri"/>
                <w:color w:val="000000"/>
                <w:lang w:eastAsia="fr-FR"/>
              </w:rPr>
              <w:t>Whole</w:t>
            </w:r>
            <w:r w:rsidR="006C6412">
              <w:rPr>
                <w:rFonts w:ascii="Calibri" w:eastAsia="Times New Roman" w:hAnsi="Calibri" w:cs="Calibri"/>
                <w:color w:val="000000"/>
                <w:lang w:eastAsia="fr-FR"/>
              </w:rPr>
              <w:t xml:space="preserve"> </w:t>
            </w:r>
            <w:r>
              <w:rPr>
                <w:rFonts w:ascii="Calibri" w:eastAsia="Times New Roman" w:hAnsi="Calibri" w:cs="Calibri"/>
                <w:color w:val="000000"/>
                <w:lang w:eastAsia="fr-FR"/>
              </w:rPr>
              <w:t>plant</w:t>
            </w:r>
            <w:r w:rsidRPr="002A21D1">
              <w:rPr>
                <w:rFonts w:ascii="Calibri" w:eastAsia="Times New Roman" w:hAnsi="Calibri" w:cs="Calibri"/>
                <w:color w:val="000000"/>
                <w:lang w:eastAsia="fr-FR"/>
              </w:rPr>
              <w:t xml:space="preserve"> Dry Weight</w:t>
            </w:r>
          </w:p>
        </w:tc>
        <w:tc>
          <w:tcPr>
            <w:tcW w:w="1748" w:type="dxa"/>
            <w:gridSpan w:val="2"/>
          </w:tcPr>
          <w:p w14:paraId="4E4BC515" w14:textId="77777777" w:rsidR="00190910" w:rsidRPr="002A21D1" w:rsidRDefault="00190910" w:rsidP="00821919">
            <w:pPr>
              <w:pStyle w:val="PCJTable"/>
            </w:pPr>
            <w:r w:rsidRPr="002A21D1">
              <w:rPr>
                <w:rFonts w:ascii="Calibri" w:eastAsia="Times New Roman" w:hAnsi="Calibri" w:cs="Calibri"/>
                <w:bCs/>
                <w:color w:val="000000"/>
                <w:lang w:eastAsia="fr-FR"/>
              </w:rPr>
              <w:t>TDW</w:t>
            </w:r>
            <w:r>
              <w:rPr>
                <w:rFonts w:ascii="Calibri" w:eastAsia="Times New Roman" w:hAnsi="Calibri" w:cs="Calibri"/>
                <w:bCs/>
                <w:color w:val="000000"/>
                <w:lang w:eastAsia="fr-FR"/>
              </w:rPr>
              <w:t>*</w:t>
            </w:r>
          </w:p>
        </w:tc>
        <w:tc>
          <w:tcPr>
            <w:tcW w:w="1974" w:type="dxa"/>
          </w:tcPr>
          <w:p w14:paraId="4BD49CC1" w14:textId="77777777" w:rsidR="00190910" w:rsidRPr="002A21D1" w:rsidRDefault="00190910" w:rsidP="00821919">
            <w:pPr>
              <w:pStyle w:val="PCJTable"/>
            </w:pPr>
            <w:r>
              <w:rPr>
                <w:rFonts w:ascii="Calibri" w:eastAsia="Times New Roman" w:hAnsi="Calibri" w:cs="Calibri"/>
                <w:color w:val="000000"/>
                <w:lang w:eastAsia="fr-FR"/>
              </w:rPr>
              <w:t>S</w:t>
            </w:r>
            <w:r w:rsidRPr="002A21D1">
              <w:rPr>
                <w:rFonts w:ascii="Calibri" w:eastAsia="Times New Roman" w:hAnsi="Calibri" w:cs="Calibri"/>
                <w:color w:val="000000"/>
                <w:lang w:eastAsia="fr-FR"/>
              </w:rPr>
              <w:t>DW+RDW</w:t>
            </w:r>
          </w:p>
        </w:tc>
        <w:tc>
          <w:tcPr>
            <w:tcW w:w="1078" w:type="dxa"/>
          </w:tcPr>
          <w:p w14:paraId="368E880F" w14:textId="77777777" w:rsidR="00190910" w:rsidRPr="002A21D1" w:rsidRDefault="00190910" w:rsidP="00821919">
            <w:pPr>
              <w:pStyle w:val="PCJTable"/>
            </w:pPr>
            <w:r w:rsidRPr="002A21D1">
              <w:rPr>
                <w:rFonts w:ascii="Calibri" w:eastAsia="Times New Roman" w:hAnsi="Calibri" w:cs="Calibri"/>
                <w:color w:val="000000"/>
                <w:lang w:eastAsia="fr-FR"/>
              </w:rPr>
              <w:t>g/plant</w:t>
            </w:r>
          </w:p>
        </w:tc>
      </w:tr>
      <w:tr w:rsidR="00190910" w:rsidRPr="002A21D1" w14:paraId="55DA16BC" w14:textId="77777777" w:rsidTr="00821919">
        <w:tc>
          <w:tcPr>
            <w:tcW w:w="1772" w:type="dxa"/>
            <w:tcBorders>
              <w:top w:val="nil"/>
              <w:bottom w:val="nil"/>
            </w:tcBorders>
          </w:tcPr>
          <w:p w14:paraId="31FD2F33" w14:textId="77777777" w:rsidR="00190910" w:rsidRPr="002A21D1" w:rsidRDefault="00190910" w:rsidP="00821919">
            <w:pPr>
              <w:pStyle w:val="PCJTable"/>
            </w:pPr>
          </w:p>
        </w:tc>
        <w:tc>
          <w:tcPr>
            <w:tcW w:w="2448" w:type="dxa"/>
          </w:tcPr>
          <w:p w14:paraId="5908812E" w14:textId="77777777" w:rsidR="00190910" w:rsidRPr="002A21D1" w:rsidRDefault="00190910" w:rsidP="00821919">
            <w:pPr>
              <w:pStyle w:val="PCJTable"/>
            </w:pPr>
            <w:r w:rsidRPr="002A21D1">
              <w:rPr>
                <w:rFonts w:ascii="Calibri" w:eastAsia="Times New Roman" w:hAnsi="Calibri" w:cs="Calibri"/>
                <w:color w:val="000000"/>
                <w:lang w:eastAsia="fr-FR"/>
              </w:rPr>
              <w:t>Leaf Area</w:t>
            </w:r>
          </w:p>
        </w:tc>
        <w:tc>
          <w:tcPr>
            <w:tcW w:w="1748" w:type="dxa"/>
            <w:gridSpan w:val="2"/>
          </w:tcPr>
          <w:p w14:paraId="3650B0C1" w14:textId="77777777" w:rsidR="00190910" w:rsidRPr="002A21D1" w:rsidRDefault="00190910" w:rsidP="00821919">
            <w:pPr>
              <w:pStyle w:val="PCJTable"/>
            </w:pPr>
            <w:r w:rsidRPr="002A21D1">
              <w:rPr>
                <w:rFonts w:ascii="Calibri" w:eastAsia="Times New Roman" w:hAnsi="Calibri" w:cs="Calibri"/>
                <w:bCs/>
                <w:color w:val="000000"/>
                <w:lang w:eastAsia="fr-FR"/>
              </w:rPr>
              <w:t>LA</w:t>
            </w:r>
          </w:p>
        </w:tc>
        <w:tc>
          <w:tcPr>
            <w:tcW w:w="1974" w:type="dxa"/>
          </w:tcPr>
          <w:p w14:paraId="5099BD4B" w14:textId="77777777" w:rsidR="00190910" w:rsidRPr="002A21D1" w:rsidRDefault="00190910" w:rsidP="00821919">
            <w:pPr>
              <w:pStyle w:val="PCJTable"/>
            </w:pPr>
            <w:r>
              <w:t>Measured (planimeter)</w:t>
            </w:r>
          </w:p>
        </w:tc>
        <w:tc>
          <w:tcPr>
            <w:tcW w:w="1078" w:type="dxa"/>
          </w:tcPr>
          <w:p w14:paraId="34FFD6A4" w14:textId="77777777" w:rsidR="00190910" w:rsidRPr="002A21D1" w:rsidRDefault="00190910" w:rsidP="00821919">
            <w:pPr>
              <w:pStyle w:val="PCJTable"/>
            </w:pPr>
            <w:r w:rsidRPr="002A21D1">
              <w:rPr>
                <w:rFonts w:ascii="Calibri" w:eastAsia="Times New Roman" w:hAnsi="Calibri" w:cs="Calibri"/>
                <w:color w:val="000000"/>
                <w:lang w:eastAsia="fr-FR"/>
              </w:rPr>
              <w:t>cm²</w:t>
            </w:r>
          </w:p>
        </w:tc>
      </w:tr>
      <w:tr w:rsidR="00190910" w:rsidRPr="002A21D1" w14:paraId="71A00B10" w14:textId="77777777" w:rsidTr="00821919">
        <w:tc>
          <w:tcPr>
            <w:tcW w:w="1772" w:type="dxa"/>
            <w:tcBorders>
              <w:top w:val="nil"/>
              <w:bottom w:val="nil"/>
            </w:tcBorders>
          </w:tcPr>
          <w:p w14:paraId="2AA71D3D" w14:textId="77777777" w:rsidR="00190910" w:rsidRPr="002A21D1" w:rsidRDefault="00190910" w:rsidP="00821919">
            <w:pPr>
              <w:pStyle w:val="PCJTable"/>
            </w:pPr>
          </w:p>
        </w:tc>
        <w:tc>
          <w:tcPr>
            <w:tcW w:w="2448" w:type="dxa"/>
          </w:tcPr>
          <w:p w14:paraId="6819790F" w14:textId="77777777" w:rsidR="00190910" w:rsidRPr="002A21D1" w:rsidRDefault="00190910" w:rsidP="00821919">
            <w:pPr>
              <w:pStyle w:val="PCJTable"/>
            </w:pPr>
            <w:r w:rsidRPr="002A21D1">
              <w:rPr>
                <w:rFonts w:ascii="Calibri" w:eastAsia="Times New Roman" w:hAnsi="Calibri" w:cs="Calibri"/>
                <w:color w:val="000000"/>
                <w:lang w:eastAsia="fr-FR"/>
              </w:rPr>
              <w:t>Specific Leaf Area</w:t>
            </w:r>
          </w:p>
        </w:tc>
        <w:tc>
          <w:tcPr>
            <w:tcW w:w="1748" w:type="dxa"/>
            <w:gridSpan w:val="2"/>
          </w:tcPr>
          <w:p w14:paraId="344634BA" w14:textId="77777777" w:rsidR="00190910" w:rsidRPr="002A21D1" w:rsidRDefault="00190910" w:rsidP="00821919">
            <w:pPr>
              <w:pStyle w:val="PCJTable"/>
            </w:pPr>
            <w:r w:rsidRPr="002A21D1">
              <w:rPr>
                <w:rFonts w:ascii="Calibri" w:eastAsia="Times New Roman" w:hAnsi="Calibri" w:cs="Calibri"/>
                <w:bCs/>
                <w:color w:val="000000"/>
                <w:lang w:eastAsia="fr-FR"/>
              </w:rPr>
              <w:t>SLA</w:t>
            </w:r>
          </w:p>
        </w:tc>
        <w:tc>
          <w:tcPr>
            <w:tcW w:w="1974" w:type="dxa"/>
          </w:tcPr>
          <w:p w14:paraId="04619C37" w14:textId="77777777" w:rsidR="00190910" w:rsidRPr="002A21D1" w:rsidRDefault="00190910" w:rsidP="00821919">
            <w:pPr>
              <w:pStyle w:val="PCJTable"/>
            </w:pPr>
            <w:r w:rsidRPr="002A21D1">
              <w:rPr>
                <w:rFonts w:ascii="Calibri" w:eastAsia="Times New Roman" w:hAnsi="Calibri" w:cs="Calibri"/>
                <w:color w:val="000000"/>
                <w:lang w:eastAsia="fr-FR"/>
              </w:rPr>
              <w:t>LA/</w:t>
            </w:r>
            <w:r>
              <w:rPr>
                <w:rFonts w:ascii="Calibri" w:eastAsia="Times New Roman" w:hAnsi="Calibri" w:cs="Calibri"/>
                <w:color w:val="000000"/>
                <w:lang w:eastAsia="fr-FR"/>
              </w:rPr>
              <w:t>S</w:t>
            </w:r>
            <w:r w:rsidRPr="002A21D1">
              <w:rPr>
                <w:rFonts w:ascii="Calibri" w:eastAsia="Times New Roman" w:hAnsi="Calibri" w:cs="Calibri"/>
                <w:color w:val="000000"/>
                <w:lang w:eastAsia="fr-FR"/>
              </w:rPr>
              <w:t>DW</w:t>
            </w:r>
          </w:p>
        </w:tc>
        <w:tc>
          <w:tcPr>
            <w:tcW w:w="1078" w:type="dxa"/>
          </w:tcPr>
          <w:p w14:paraId="2FB298E3" w14:textId="77777777" w:rsidR="00190910" w:rsidRPr="002A21D1" w:rsidRDefault="00190910" w:rsidP="00821919">
            <w:pPr>
              <w:pStyle w:val="PCJTable"/>
            </w:pPr>
            <w:r w:rsidRPr="002A21D1">
              <w:rPr>
                <w:rFonts w:ascii="Calibri" w:eastAsia="Times New Roman" w:hAnsi="Calibri" w:cs="Calibri"/>
                <w:color w:val="000000"/>
                <w:lang w:eastAsia="fr-FR"/>
              </w:rPr>
              <w:t>cm²</w:t>
            </w:r>
            <w:r>
              <w:rPr>
                <w:rFonts w:ascii="Calibri" w:eastAsia="Times New Roman" w:hAnsi="Calibri" w:cs="Calibri"/>
                <w:color w:val="000000"/>
                <w:lang w:eastAsia="fr-FR"/>
              </w:rPr>
              <w:t>.g</w:t>
            </w:r>
            <w:r w:rsidRPr="00CF3EB8">
              <w:rPr>
                <w:rFonts w:ascii="Calibri" w:eastAsia="Times New Roman" w:hAnsi="Calibri" w:cs="Calibri"/>
                <w:color w:val="000000"/>
                <w:vertAlign w:val="superscript"/>
                <w:lang w:eastAsia="fr-FR"/>
              </w:rPr>
              <w:t>-1</w:t>
            </w:r>
          </w:p>
        </w:tc>
      </w:tr>
      <w:tr w:rsidR="00190910" w:rsidRPr="002A21D1" w14:paraId="76F1FEB1" w14:textId="77777777" w:rsidTr="00821919">
        <w:tc>
          <w:tcPr>
            <w:tcW w:w="1772" w:type="dxa"/>
            <w:tcBorders>
              <w:top w:val="nil"/>
              <w:bottom w:val="nil"/>
            </w:tcBorders>
          </w:tcPr>
          <w:p w14:paraId="23D55369" w14:textId="77777777" w:rsidR="00190910" w:rsidRPr="002A21D1" w:rsidRDefault="00190910" w:rsidP="00821919">
            <w:pPr>
              <w:pStyle w:val="PCJTable"/>
            </w:pPr>
          </w:p>
        </w:tc>
        <w:tc>
          <w:tcPr>
            <w:tcW w:w="2448" w:type="dxa"/>
          </w:tcPr>
          <w:p w14:paraId="49ED9A84" w14:textId="77777777" w:rsidR="00190910" w:rsidRPr="002A21D1" w:rsidRDefault="00190910" w:rsidP="00821919">
            <w:pPr>
              <w:pStyle w:val="PCJTable"/>
            </w:pPr>
            <w:r w:rsidRPr="002A21D1">
              <w:rPr>
                <w:rFonts w:ascii="Calibri" w:eastAsia="Times New Roman" w:hAnsi="Calibri" w:cs="Calibri"/>
                <w:color w:val="000000"/>
                <w:lang w:eastAsia="fr-FR"/>
              </w:rPr>
              <w:t>Leaf Area Ratio</w:t>
            </w:r>
          </w:p>
        </w:tc>
        <w:tc>
          <w:tcPr>
            <w:tcW w:w="1748" w:type="dxa"/>
            <w:gridSpan w:val="2"/>
          </w:tcPr>
          <w:p w14:paraId="3B4D9CB6" w14:textId="77777777" w:rsidR="00190910" w:rsidRPr="002A21D1" w:rsidRDefault="00190910" w:rsidP="00821919">
            <w:pPr>
              <w:pStyle w:val="PCJTable"/>
            </w:pPr>
            <w:r w:rsidRPr="002A21D1">
              <w:rPr>
                <w:rFonts w:ascii="Calibri" w:eastAsia="Times New Roman" w:hAnsi="Calibri" w:cs="Calibri"/>
                <w:bCs/>
                <w:color w:val="000000"/>
                <w:lang w:eastAsia="fr-FR"/>
              </w:rPr>
              <w:t>LAR</w:t>
            </w:r>
          </w:p>
        </w:tc>
        <w:tc>
          <w:tcPr>
            <w:tcW w:w="1974" w:type="dxa"/>
          </w:tcPr>
          <w:p w14:paraId="2B81B508" w14:textId="77777777" w:rsidR="00190910" w:rsidRPr="002A21D1" w:rsidRDefault="00190910" w:rsidP="00821919">
            <w:pPr>
              <w:pStyle w:val="PCJTable"/>
            </w:pPr>
            <w:r w:rsidRPr="002A21D1">
              <w:rPr>
                <w:rFonts w:ascii="Calibri" w:eastAsia="Times New Roman" w:hAnsi="Calibri" w:cs="Calibri"/>
                <w:color w:val="000000"/>
                <w:lang w:eastAsia="fr-FR"/>
              </w:rPr>
              <w:t>LA/TDW</w:t>
            </w:r>
          </w:p>
        </w:tc>
        <w:tc>
          <w:tcPr>
            <w:tcW w:w="1078" w:type="dxa"/>
          </w:tcPr>
          <w:p w14:paraId="2A0AAF40" w14:textId="77777777" w:rsidR="00190910" w:rsidRPr="002A21D1" w:rsidRDefault="00190910" w:rsidP="00821919">
            <w:pPr>
              <w:pStyle w:val="PCJTable"/>
            </w:pPr>
            <w:r w:rsidRPr="002A21D1">
              <w:rPr>
                <w:rFonts w:ascii="Calibri" w:eastAsia="Times New Roman" w:hAnsi="Calibri" w:cs="Calibri"/>
                <w:color w:val="000000"/>
                <w:lang w:eastAsia="fr-FR"/>
              </w:rPr>
              <w:t>cm²</w:t>
            </w:r>
            <w:r>
              <w:rPr>
                <w:rFonts w:ascii="Calibri" w:eastAsia="Times New Roman" w:hAnsi="Calibri" w:cs="Calibri"/>
                <w:color w:val="000000"/>
                <w:lang w:eastAsia="fr-FR"/>
              </w:rPr>
              <w:t>.g</w:t>
            </w:r>
            <w:r w:rsidRPr="00CF3EB8">
              <w:rPr>
                <w:rFonts w:ascii="Calibri" w:eastAsia="Times New Roman" w:hAnsi="Calibri" w:cs="Calibri"/>
                <w:color w:val="000000"/>
                <w:vertAlign w:val="superscript"/>
                <w:lang w:eastAsia="fr-FR"/>
              </w:rPr>
              <w:t>-1</w:t>
            </w:r>
          </w:p>
        </w:tc>
      </w:tr>
      <w:tr w:rsidR="00190910" w:rsidRPr="002A21D1" w14:paraId="5026C21C" w14:textId="77777777" w:rsidTr="00821919">
        <w:tc>
          <w:tcPr>
            <w:tcW w:w="1772" w:type="dxa"/>
            <w:tcBorders>
              <w:top w:val="nil"/>
              <w:bottom w:val="nil"/>
            </w:tcBorders>
          </w:tcPr>
          <w:p w14:paraId="3CC4C157" w14:textId="77777777" w:rsidR="00190910" w:rsidRPr="002A21D1" w:rsidRDefault="00190910" w:rsidP="00821919">
            <w:pPr>
              <w:pStyle w:val="PCJTable"/>
            </w:pPr>
          </w:p>
        </w:tc>
        <w:tc>
          <w:tcPr>
            <w:tcW w:w="2448" w:type="dxa"/>
          </w:tcPr>
          <w:p w14:paraId="6339F5F4" w14:textId="77777777" w:rsidR="00190910" w:rsidRPr="002A21D1" w:rsidRDefault="00190910" w:rsidP="00821919">
            <w:pPr>
              <w:pStyle w:val="PCJTable"/>
            </w:pPr>
            <w:r w:rsidRPr="002A21D1">
              <w:rPr>
                <w:rFonts w:ascii="Calibri" w:eastAsia="Times New Roman" w:hAnsi="Calibri" w:cs="Calibri"/>
                <w:color w:val="000000"/>
                <w:lang w:eastAsia="fr-FR"/>
              </w:rPr>
              <w:t xml:space="preserve">Shoot Nitrogen </w:t>
            </w:r>
            <w:r>
              <w:rPr>
                <w:rFonts w:ascii="Calibri" w:eastAsia="Times New Roman" w:hAnsi="Calibri" w:cs="Calibri"/>
                <w:color w:val="000000"/>
                <w:lang w:eastAsia="fr-FR"/>
              </w:rPr>
              <w:t>Content</w:t>
            </w:r>
          </w:p>
        </w:tc>
        <w:tc>
          <w:tcPr>
            <w:tcW w:w="1748" w:type="dxa"/>
            <w:gridSpan w:val="2"/>
          </w:tcPr>
          <w:p w14:paraId="419D7931" w14:textId="77777777" w:rsidR="00190910" w:rsidRPr="002A21D1" w:rsidRDefault="00190910" w:rsidP="00821919">
            <w:pPr>
              <w:pStyle w:val="PCJTable"/>
            </w:pPr>
            <w:r>
              <w:rPr>
                <w:rFonts w:ascii="Calibri" w:eastAsia="Times New Roman" w:hAnsi="Calibri" w:cs="Calibri"/>
                <w:bCs/>
                <w:color w:val="000000"/>
                <w:lang w:eastAsia="fr-FR"/>
              </w:rPr>
              <w:t>%</w:t>
            </w:r>
            <w:r w:rsidRPr="002A21D1">
              <w:rPr>
                <w:rFonts w:ascii="Calibri" w:eastAsia="Times New Roman" w:hAnsi="Calibri" w:cs="Calibri"/>
                <w:bCs/>
                <w:color w:val="000000"/>
                <w:lang w:eastAsia="fr-FR"/>
              </w:rPr>
              <w:t>SN</w:t>
            </w:r>
            <w:r>
              <w:rPr>
                <w:rFonts w:ascii="Calibri" w:eastAsia="Times New Roman" w:hAnsi="Calibri" w:cs="Calibri"/>
                <w:bCs/>
                <w:color w:val="000000"/>
                <w:lang w:eastAsia="fr-FR"/>
              </w:rPr>
              <w:t>*</w:t>
            </w:r>
          </w:p>
        </w:tc>
        <w:tc>
          <w:tcPr>
            <w:tcW w:w="1974" w:type="dxa"/>
          </w:tcPr>
          <w:p w14:paraId="513F27B0" w14:textId="77777777" w:rsidR="00190910" w:rsidRPr="002A21D1" w:rsidRDefault="00190910" w:rsidP="00821919">
            <w:pPr>
              <w:pStyle w:val="PCJTable"/>
            </w:pPr>
            <w:r>
              <w:t>NIRS calibration</w:t>
            </w:r>
          </w:p>
        </w:tc>
        <w:tc>
          <w:tcPr>
            <w:tcW w:w="1078" w:type="dxa"/>
          </w:tcPr>
          <w:p w14:paraId="7EE27170" w14:textId="77777777" w:rsidR="00190910" w:rsidRPr="002A21D1" w:rsidRDefault="00190910" w:rsidP="00821919">
            <w:pPr>
              <w:pStyle w:val="PCJTable"/>
            </w:pPr>
            <w:r>
              <w:t>g/100 g</w:t>
            </w:r>
          </w:p>
        </w:tc>
      </w:tr>
      <w:tr w:rsidR="00190910" w:rsidRPr="002A21D1" w14:paraId="3E73E61F" w14:textId="77777777" w:rsidTr="00821919">
        <w:tc>
          <w:tcPr>
            <w:tcW w:w="1772" w:type="dxa"/>
            <w:tcBorders>
              <w:top w:val="nil"/>
              <w:bottom w:val="nil"/>
            </w:tcBorders>
          </w:tcPr>
          <w:p w14:paraId="79F17FB7" w14:textId="77777777" w:rsidR="00190910" w:rsidRPr="002A21D1" w:rsidRDefault="00190910" w:rsidP="00821919">
            <w:pPr>
              <w:pStyle w:val="PCJTable"/>
            </w:pPr>
          </w:p>
        </w:tc>
        <w:tc>
          <w:tcPr>
            <w:tcW w:w="2448" w:type="dxa"/>
          </w:tcPr>
          <w:p w14:paraId="40BD7DA0" w14:textId="77777777" w:rsidR="00190910" w:rsidRPr="002A21D1" w:rsidRDefault="00190910" w:rsidP="00821919">
            <w:pPr>
              <w:pStyle w:val="PCJTable"/>
            </w:pPr>
            <w:r w:rsidRPr="002A21D1">
              <w:rPr>
                <w:rFonts w:ascii="Calibri" w:eastAsia="Times New Roman" w:hAnsi="Calibri" w:cs="Calibri"/>
                <w:color w:val="000000"/>
                <w:lang w:eastAsia="fr-FR"/>
              </w:rPr>
              <w:t>Shoot Nitrogen Quantity</w:t>
            </w:r>
          </w:p>
        </w:tc>
        <w:tc>
          <w:tcPr>
            <w:tcW w:w="1748" w:type="dxa"/>
            <w:gridSpan w:val="2"/>
          </w:tcPr>
          <w:p w14:paraId="40893D90" w14:textId="77777777" w:rsidR="00190910" w:rsidRPr="002A21D1" w:rsidRDefault="00190910" w:rsidP="00821919">
            <w:pPr>
              <w:pStyle w:val="PCJTable"/>
            </w:pPr>
            <w:r w:rsidRPr="002A21D1">
              <w:rPr>
                <w:rFonts w:ascii="Calibri" w:eastAsia="Times New Roman" w:hAnsi="Calibri" w:cs="Calibri"/>
                <w:bCs/>
                <w:color w:val="000000"/>
                <w:lang w:eastAsia="fr-FR"/>
              </w:rPr>
              <w:t>SNQ</w:t>
            </w:r>
          </w:p>
        </w:tc>
        <w:tc>
          <w:tcPr>
            <w:tcW w:w="1974" w:type="dxa"/>
          </w:tcPr>
          <w:p w14:paraId="6C0BA05E" w14:textId="77777777" w:rsidR="00190910" w:rsidRPr="002A21D1" w:rsidRDefault="00190910" w:rsidP="00821919">
            <w:pPr>
              <w:pStyle w:val="PCJTable"/>
            </w:pPr>
            <w:r w:rsidRPr="002A21D1">
              <w:rPr>
                <w:rFonts w:ascii="Calibri" w:eastAsia="Times New Roman" w:hAnsi="Calibri" w:cs="Calibri"/>
                <w:color w:val="000000"/>
                <w:lang w:eastAsia="fr-FR"/>
              </w:rPr>
              <w:t>(%SN×</w:t>
            </w:r>
            <w:r>
              <w:rPr>
                <w:rFonts w:ascii="Calibri" w:eastAsia="Times New Roman" w:hAnsi="Calibri" w:cs="Calibri"/>
                <w:color w:val="000000"/>
                <w:lang w:eastAsia="fr-FR"/>
              </w:rPr>
              <w:t>S</w:t>
            </w:r>
            <w:r w:rsidRPr="002A21D1">
              <w:rPr>
                <w:rFonts w:ascii="Calibri" w:eastAsia="Times New Roman" w:hAnsi="Calibri" w:cs="Calibri"/>
                <w:color w:val="000000"/>
                <w:lang w:eastAsia="fr-FR"/>
              </w:rPr>
              <w:t>DW)/100</w:t>
            </w:r>
          </w:p>
        </w:tc>
        <w:tc>
          <w:tcPr>
            <w:tcW w:w="1078" w:type="dxa"/>
          </w:tcPr>
          <w:p w14:paraId="151414F0" w14:textId="77777777" w:rsidR="00190910" w:rsidRPr="002A21D1" w:rsidRDefault="00190910" w:rsidP="00821919">
            <w:pPr>
              <w:pStyle w:val="PCJTable"/>
            </w:pPr>
            <w:r>
              <w:t>g</w:t>
            </w:r>
          </w:p>
        </w:tc>
      </w:tr>
      <w:tr w:rsidR="00190910" w:rsidRPr="00412ACD" w14:paraId="21703572" w14:textId="77777777" w:rsidTr="00821919">
        <w:tc>
          <w:tcPr>
            <w:tcW w:w="1772" w:type="dxa"/>
            <w:tcBorders>
              <w:top w:val="nil"/>
              <w:bottom w:val="nil"/>
            </w:tcBorders>
            <w:shd w:val="clear" w:color="auto" w:fill="auto"/>
          </w:tcPr>
          <w:p w14:paraId="7F50102B" w14:textId="77777777" w:rsidR="00190910" w:rsidRPr="00CF3EB8" w:rsidRDefault="00190910" w:rsidP="00821919">
            <w:pPr>
              <w:pStyle w:val="PCJTable"/>
            </w:pPr>
          </w:p>
        </w:tc>
        <w:tc>
          <w:tcPr>
            <w:tcW w:w="2448" w:type="dxa"/>
            <w:shd w:val="clear" w:color="auto" w:fill="auto"/>
          </w:tcPr>
          <w:p w14:paraId="3D894AD1" w14:textId="77777777" w:rsidR="00190910" w:rsidRPr="00412ACD" w:rsidRDefault="00190910" w:rsidP="00821919">
            <w:pPr>
              <w:pStyle w:val="PCJTable"/>
            </w:pPr>
            <w:r w:rsidRPr="00412ACD">
              <w:rPr>
                <w:rFonts w:ascii="Calibri" w:eastAsia="Times New Roman" w:hAnsi="Calibri" w:cs="Calibri"/>
                <w:color w:val="000000"/>
                <w:lang w:eastAsia="fr-FR"/>
              </w:rPr>
              <w:t>Root Nitrogen Content</w:t>
            </w:r>
          </w:p>
        </w:tc>
        <w:tc>
          <w:tcPr>
            <w:tcW w:w="1748" w:type="dxa"/>
            <w:gridSpan w:val="2"/>
            <w:shd w:val="clear" w:color="auto" w:fill="auto"/>
          </w:tcPr>
          <w:p w14:paraId="5707FDE1" w14:textId="77777777" w:rsidR="00190910" w:rsidRPr="00412ACD" w:rsidRDefault="00190910" w:rsidP="00821919">
            <w:pPr>
              <w:pStyle w:val="PCJTable"/>
            </w:pPr>
            <w:r w:rsidRPr="00412ACD">
              <w:t>%RN</w:t>
            </w:r>
            <w:r>
              <w:t>*</w:t>
            </w:r>
          </w:p>
        </w:tc>
        <w:tc>
          <w:tcPr>
            <w:tcW w:w="1974" w:type="dxa"/>
            <w:shd w:val="clear" w:color="auto" w:fill="auto"/>
          </w:tcPr>
          <w:p w14:paraId="68A3854A" w14:textId="3DA8824D" w:rsidR="00190910" w:rsidRPr="00412ACD" w:rsidRDefault="00190910" w:rsidP="00821919">
            <w:pPr>
              <w:pStyle w:val="PCJTable"/>
            </w:pPr>
            <w:r w:rsidRPr="00412ACD">
              <w:t>NIRS calibration – c</w:t>
            </w:r>
            <w:r w:rsidR="00271BC7">
              <w:t xml:space="preserve">heck </w:t>
            </w:r>
            <w:r w:rsidRPr="00412ACD">
              <w:t>accessions</w:t>
            </w:r>
          </w:p>
        </w:tc>
        <w:tc>
          <w:tcPr>
            <w:tcW w:w="1078" w:type="dxa"/>
            <w:shd w:val="clear" w:color="auto" w:fill="auto"/>
          </w:tcPr>
          <w:p w14:paraId="643D5EF1" w14:textId="77777777" w:rsidR="00190910" w:rsidRPr="00412ACD" w:rsidRDefault="00190910" w:rsidP="00821919">
            <w:pPr>
              <w:pStyle w:val="PCJTable"/>
            </w:pPr>
            <w:r w:rsidRPr="00412ACD">
              <w:t>g/100 g</w:t>
            </w:r>
          </w:p>
        </w:tc>
      </w:tr>
      <w:tr w:rsidR="00190910" w:rsidRPr="00CF3EB8" w14:paraId="51A01897" w14:textId="77777777" w:rsidTr="00821919">
        <w:tc>
          <w:tcPr>
            <w:tcW w:w="1772" w:type="dxa"/>
            <w:tcBorders>
              <w:top w:val="nil"/>
              <w:bottom w:val="nil"/>
            </w:tcBorders>
            <w:shd w:val="clear" w:color="auto" w:fill="auto"/>
          </w:tcPr>
          <w:p w14:paraId="68BF0D7C" w14:textId="77777777" w:rsidR="00190910" w:rsidRPr="00CF3EB8" w:rsidRDefault="00190910" w:rsidP="00821919">
            <w:pPr>
              <w:pStyle w:val="PCJTable"/>
            </w:pPr>
          </w:p>
        </w:tc>
        <w:tc>
          <w:tcPr>
            <w:tcW w:w="2448" w:type="dxa"/>
            <w:shd w:val="clear" w:color="auto" w:fill="auto"/>
          </w:tcPr>
          <w:p w14:paraId="04753B4C" w14:textId="77777777" w:rsidR="00190910" w:rsidRPr="00CF3EB8" w:rsidRDefault="00190910" w:rsidP="00821919">
            <w:pPr>
              <w:pStyle w:val="PCJTable"/>
            </w:pPr>
            <w:r>
              <w:rPr>
                <w:rFonts w:ascii="Calibri" w:eastAsia="Times New Roman" w:hAnsi="Calibri" w:cs="Calibri"/>
                <w:color w:val="000000"/>
                <w:lang w:eastAsia="fr-FR"/>
              </w:rPr>
              <w:t>Root</w:t>
            </w:r>
            <w:r w:rsidRPr="002A21D1">
              <w:rPr>
                <w:rFonts w:ascii="Calibri" w:eastAsia="Times New Roman" w:hAnsi="Calibri" w:cs="Calibri"/>
                <w:color w:val="000000"/>
                <w:lang w:eastAsia="fr-FR"/>
              </w:rPr>
              <w:t xml:space="preserve"> Nitrogen Quantity</w:t>
            </w:r>
          </w:p>
        </w:tc>
        <w:tc>
          <w:tcPr>
            <w:tcW w:w="1748" w:type="dxa"/>
            <w:gridSpan w:val="2"/>
            <w:shd w:val="clear" w:color="auto" w:fill="auto"/>
          </w:tcPr>
          <w:p w14:paraId="20707FA5" w14:textId="77777777" w:rsidR="00190910" w:rsidRPr="00795E7B" w:rsidRDefault="00190910" w:rsidP="00821919">
            <w:pPr>
              <w:pStyle w:val="PCJTable"/>
            </w:pPr>
            <w:r w:rsidRPr="00795E7B">
              <w:t>RNQ</w:t>
            </w:r>
            <w:r>
              <w:t>*</w:t>
            </w:r>
          </w:p>
        </w:tc>
        <w:tc>
          <w:tcPr>
            <w:tcW w:w="1974" w:type="dxa"/>
            <w:shd w:val="clear" w:color="auto" w:fill="auto"/>
          </w:tcPr>
          <w:p w14:paraId="16DD96CA" w14:textId="77777777" w:rsidR="00190910" w:rsidRPr="00CF3EB8" w:rsidRDefault="00190910" w:rsidP="00821919">
            <w:pPr>
              <w:pStyle w:val="PCJTable"/>
            </w:pPr>
            <w:r w:rsidRPr="002A21D1">
              <w:rPr>
                <w:rFonts w:ascii="Calibri" w:eastAsia="Times New Roman" w:hAnsi="Calibri" w:cs="Calibri"/>
                <w:color w:val="000000"/>
                <w:lang w:eastAsia="fr-FR"/>
              </w:rPr>
              <w:t>(%</w:t>
            </w:r>
            <w:r>
              <w:rPr>
                <w:rFonts w:ascii="Calibri" w:eastAsia="Times New Roman" w:hAnsi="Calibri" w:cs="Calibri"/>
                <w:color w:val="000000"/>
                <w:lang w:eastAsia="fr-FR"/>
              </w:rPr>
              <w:t>R</w:t>
            </w:r>
            <w:r w:rsidRPr="002A21D1">
              <w:rPr>
                <w:rFonts w:ascii="Calibri" w:eastAsia="Times New Roman" w:hAnsi="Calibri" w:cs="Calibri"/>
                <w:color w:val="000000"/>
                <w:lang w:eastAsia="fr-FR"/>
              </w:rPr>
              <w:t>N×</w:t>
            </w:r>
            <w:r>
              <w:rPr>
                <w:rFonts w:ascii="Calibri" w:eastAsia="Times New Roman" w:hAnsi="Calibri" w:cs="Calibri"/>
                <w:color w:val="000000"/>
                <w:lang w:eastAsia="fr-FR"/>
              </w:rPr>
              <w:t>R</w:t>
            </w:r>
            <w:r w:rsidRPr="002A21D1">
              <w:rPr>
                <w:rFonts w:ascii="Calibri" w:eastAsia="Times New Roman" w:hAnsi="Calibri" w:cs="Calibri"/>
                <w:color w:val="000000"/>
                <w:lang w:eastAsia="fr-FR"/>
              </w:rPr>
              <w:t>DW)/100</w:t>
            </w:r>
          </w:p>
        </w:tc>
        <w:tc>
          <w:tcPr>
            <w:tcW w:w="1078" w:type="dxa"/>
            <w:shd w:val="clear" w:color="auto" w:fill="auto"/>
          </w:tcPr>
          <w:p w14:paraId="4DEE7F8D" w14:textId="77777777" w:rsidR="00190910" w:rsidRPr="00CF3EB8" w:rsidRDefault="00190910" w:rsidP="00821919">
            <w:pPr>
              <w:pStyle w:val="PCJTable"/>
            </w:pPr>
            <w:r>
              <w:t>g</w:t>
            </w:r>
          </w:p>
        </w:tc>
      </w:tr>
      <w:tr w:rsidR="00190910" w:rsidRPr="00CF3EB8" w14:paraId="708E966C" w14:textId="77777777" w:rsidTr="00821919">
        <w:tc>
          <w:tcPr>
            <w:tcW w:w="1772" w:type="dxa"/>
            <w:tcBorders>
              <w:top w:val="nil"/>
              <w:bottom w:val="nil"/>
            </w:tcBorders>
            <w:shd w:val="clear" w:color="auto" w:fill="auto"/>
          </w:tcPr>
          <w:p w14:paraId="05DC46EE" w14:textId="77777777" w:rsidR="00190910" w:rsidRPr="00CF3EB8" w:rsidRDefault="00190910" w:rsidP="00821919">
            <w:pPr>
              <w:pStyle w:val="PCJTable"/>
            </w:pPr>
          </w:p>
        </w:tc>
        <w:tc>
          <w:tcPr>
            <w:tcW w:w="2448" w:type="dxa"/>
            <w:shd w:val="clear" w:color="auto" w:fill="auto"/>
          </w:tcPr>
          <w:p w14:paraId="6E99C56A" w14:textId="77777777" w:rsidR="00190910" w:rsidRPr="00CF3EB8" w:rsidRDefault="00190910" w:rsidP="00821919">
            <w:pPr>
              <w:pStyle w:val="PCJTable"/>
            </w:pPr>
            <w:r w:rsidRPr="00CF3EB8">
              <w:rPr>
                <w:rFonts w:ascii="Calibri" w:eastAsia="Times New Roman" w:hAnsi="Calibri" w:cs="Calibri"/>
                <w:color w:val="000000"/>
                <w:lang w:eastAsia="fr-FR"/>
              </w:rPr>
              <w:t>Total Nitrogen Quantity</w:t>
            </w:r>
          </w:p>
        </w:tc>
        <w:tc>
          <w:tcPr>
            <w:tcW w:w="1748" w:type="dxa"/>
            <w:gridSpan w:val="2"/>
            <w:shd w:val="clear" w:color="auto" w:fill="auto"/>
          </w:tcPr>
          <w:p w14:paraId="1C37731D" w14:textId="77777777" w:rsidR="00190910" w:rsidRPr="00CF3EB8" w:rsidRDefault="00190910" w:rsidP="00821919">
            <w:pPr>
              <w:pStyle w:val="PCJTable"/>
            </w:pPr>
            <w:r w:rsidRPr="00CF3EB8">
              <w:rPr>
                <w:rFonts w:ascii="Calibri" w:eastAsia="Times New Roman" w:hAnsi="Calibri" w:cs="Calibri"/>
                <w:bCs/>
                <w:color w:val="000000"/>
                <w:lang w:eastAsia="fr-FR"/>
              </w:rPr>
              <w:t>TNQ</w:t>
            </w:r>
            <w:r>
              <w:rPr>
                <w:rFonts w:ascii="Calibri" w:eastAsia="Times New Roman" w:hAnsi="Calibri" w:cs="Calibri"/>
                <w:bCs/>
                <w:color w:val="000000"/>
                <w:lang w:eastAsia="fr-FR"/>
              </w:rPr>
              <w:t>*</w:t>
            </w:r>
          </w:p>
        </w:tc>
        <w:tc>
          <w:tcPr>
            <w:tcW w:w="1974" w:type="dxa"/>
            <w:shd w:val="clear" w:color="auto" w:fill="auto"/>
          </w:tcPr>
          <w:p w14:paraId="1647DFE7" w14:textId="77777777" w:rsidR="00190910" w:rsidRPr="00CF3EB8" w:rsidRDefault="00190910" w:rsidP="00821919">
            <w:pPr>
              <w:pStyle w:val="PCJTable"/>
            </w:pPr>
            <w:r w:rsidRPr="00795E7B">
              <w:t>SNQ + RNQ</w:t>
            </w:r>
          </w:p>
        </w:tc>
        <w:tc>
          <w:tcPr>
            <w:tcW w:w="1078" w:type="dxa"/>
            <w:shd w:val="clear" w:color="auto" w:fill="auto"/>
          </w:tcPr>
          <w:p w14:paraId="5E655584" w14:textId="77777777" w:rsidR="00190910" w:rsidRPr="00CF3EB8" w:rsidRDefault="00190910" w:rsidP="00821919">
            <w:pPr>
              <w:pStyle w:val="PCJTable"/>
            </w:pPr>
            <w:r w:rsidRPr="00CF3EB8">
              <w:t>g</w:t>
            </w:r>
          </w:p>
        </w:tc>
      </w:tr>
      <w:tr w:rsidR="00190910" w:rsidRPr="002A21D1" w14:paraId="22B6668A" w14:textId="77777777" w:rsidTr="00821919">
        <w:tc>
          <w:tcPr>
            <w:tcW w:w="1772" w:type="dxa"/>
            <w:tcBorders>
              <w:top w:val="nil"/>
              <w:bottom w:val="nil"/>
            </w:tcBorders>
          </w:tcPr>
          <w:p w14:paraId="292D9589" w14:textId="77777777" w:rsidR="00190910" w:rsidRPr="00412ACD" w:rsidRDefault="00190910" w:rsidP="00821919">
            <w:pPr>
              <w:pStyle w:val="PCJTable"/>
              <w:rPr>
                <w:rFonts w:ascii="Calibri" w:hAnsi="Calibri"/>
                <w:i/>
              </w:rPr>
            </w:pPr>
          </w:p>
        </w:tc>
        <w:tc>
          <w:tcPr>
            <w:tcW w:w="2448" w:type="dxa"/>
          </w:tcPr>
          <w:p w14:paraId="54CE7C9D" w14:textId="77777777" w:rsidR="00190910" w:rsidRPr="002A21D1" w:rsidRDefault="00190910" w:rsidP="00821919">
            <w:pPr>
              <w:pStyle w:val="PCJTable"/>
              <w:rPr>
                <w:rFonts w:ascii="Calibri" w:hAnsi="Calibri"/>
                <w:strike/>
              </w:rPr>
            </w:pPr>
            <w:r w:rsidRPr="002A21D1">
              <w:rPr>
                <w:rFonts w:ascii="Calibri" w:eastAsia="Times New Roman" w:hAnsi="Calibri" w:cs="Calibri"/>
                <w:color w:val="000000"/>
                <w:lang w:eastAsia="fr-FR"/>
              </w:rPr>
              <w:t xml:space="preserve">Shoot:Root Ratio </w:t>
            </w:r>
          </w:p>
        </w:tc>
        <w:tc>
          <w:tcPr>
            <w:tcW w:w="1748" w:type="dxa"/>
            <w:gridSpan w:val="2"/>
          </w:tcPr>
          <w:p w14:paraId="108F76B1" w14:textId="77777777" w:rsidR="00190910" w:rsidRPr="002A21D1" w:rsidRDefault="00190910" w:rsidP="00821919">
            <w:pPr>
              <w:pStyle w:val="PCJTable"/>
              <w:rPr>
                <w:rFonts w:ascii="Calibri" w:hAnsi="Calibri"/>
                <w:strike/>
              </w:rPr>
            </w:pPr>
            <w:r w:rsidRPr="002A21D1">
              <w:rPr>
                <w:rFonts w:ascii="Calibri" w:eastAsia="Times New Roman" w:hAnsi="Calibri" w:cs="Calibri"/>
                <w:bCs/>
                <w:color w:val="000000"/>
                <w:lang w:eastAsia="fr-FR"/>
              </w:rPr>
              <w:t>SR</w:t>
            </w:r>
          </w:p>
        </w:tc>
        <w:tc>
          <w:tcPr>
            <w:tcW w:w="1974" w:type="dxa"/>
          </w:tcPr>
          <w:p w14:paraId="6AC92E1A" w14:textId="77777777" w:rsidR="00190910" w:rsidRPr="002A21D1" w:rsidRDefault="00190910" w:rsidP="00821919">
            <w:pPr>
              <w:pStyle w:val="PCJTable"/>
              <w:rPr>
                <w:rFonts w:ascii="Calibri" w:hAnsi="Calibri"/>
                <w:strike/>
              </w:rPr>
            </w:pPr>
            <w:r>
              <w:rPr>
                <w:rFonts w:ascii="Calibri" w:eastAsia="Times New Roman" w:hAnsi="Calibri" w:cs="Calibri"/>
                <w:color w:val="000000"/>
                <w:lang w:eastAsia="fr-FR"/>
              </w:rPr>
              <w:t>S</w:t>
            </w:r>
            <w:r w:rsidRPr="002A21D1">
              <w:rPr>
                <w:rFonts w:ascii="Calibri" w:eastAsia="Times New Roman" w:hAnsi="Calibri" w:cs="Calibri"/>
                <w:color w:val="000000"/>
                <w:lang w:eastAsia="fr-FR"/>
              </w:rPr>
              <w:t>DW/RDW</w:t>
            </w:r>
          </w:p>
        </w:tc>
        <w:tc>
          <w:tcPr>
            <w:tcW w:w="1078" w:type="dxa"/>
          </w:tcPr>
          <w:p w14:paraId="42FA986D" w14:textId="77777777" w:rsidR="00190910" w:rsidRPr="002A21D1" w:rsidRDefault="00190910" w:rsidP="00821919">
            <w:pPr>
              <w:pStyle w:val="PCJTable"/>
              <w:rPr>
                <w:rFonts w:ascii="Calibri" w:hAnsi="Calibri"/>
                <w:strike/>
              </w:rPr>
            </w:pPr>
          </w:p>
        </w:tc>
      </w:tr>
      <w:tr w:rsidR="00190910" w:rsidRPr="002A21D1" w14:paraId="7BE52054" w14:textId="77777777" w:rsidTr="00821919">
        <w:tc>
          <w:tcPr>
            <w:tcW w:w="1772" w:type="dxa"/>
            <w:tcBorders>
              <w:top w:val="nil"/>
              <w:bottom w:val="nil"/>
            </w:tcBorders>
          </w:tcPr>
          <w:p w14:paraId="4A8886E9" w14:textId="77777777" w:rsidR="00190910" w:rsidRPr="002A21D1" w:rsidRDefault="00190910" w:rsidP="00821919">
            <w:pPr>
              <w:pStyle w:val="PCJTable"/>
              <w:rPr>
                <w:rFonts w:ascii="Calibri" w:hAnsi="Calibri"/>
                <w:strike/>
              </w:rPr>
            </w:pPr>
          </w:p>
        </w:tc>
        <w:tc>
          <w:tcPr>
            <w:tcW w:w="2448" w:type="dxa"/>
          </w:tcPr>
          <w:p w14:paraId="72AC7D1F" w14:textId="77777777" w:rsidR="00190910" w:rsidRPr="002A21D1" w:rsidRDefault="00190910" w:rsidP="00821919">
            <w:pPr>
              <w:pStyle w:val="PCJTable"/>
              <w:rPr>
                <w:rFonts w:ascii="Calibri" w:hAnsi="Calibri"/>
                <w:strike/>
              </w:rPr>
            </w:pPr>
            <w:r>
              <w:rPr>
                <w:rFonts w:ascii="Calibri" w:eastAsia="Times New Roman" w:hAnsi="Calibri" w:cs="Calibri"/>
                <w:color w:val="000000"/>
                <w:lang w:eastAsia="fr-FR"/>
              </w:rPr>
              <w:t>Shoot:Whole plant</w:t>
            </w:r>
            <w:r w:rsidRPr="002A21D1">
              <w:rPr>
                <w:rFonts w:ascii="Calibri" w:eastAsia="Times New Roman" w:hAnsi="Calibri" w:cs="Calibri"/>
                <w:color w:val="000000"/>
                <w:lang w:eastAsia="fr-FR"/>
              </w:rPr>
              <w:t xml:space="preserve"> Ratio</w:t>
            </w:r>
          </w:p>
        </w:tc>
        <w:tc>
          <w:tcPr>
            <w:tcW w:w="1748" w:type="dxa"/>
            <w:gridSpan w:val="2"/>
          </w:tcPr>
          <w:p w14:paraId="5E48FE5A" w14:textId="77777777" w:rsidR="00190910" w:rsidRPr="002A21D1" w:rsidRDefault="00190910" w:rsidP="00821919">
            <w:pPr>
              <w:pStyle w:val="PCJTable"/>
              <w:rPr>
                <w:rFonts w:ascii="Calibri" w:hAnsi="Calibri"/>
                <w:strike/>
              </w:rPr>
            </w:pPr>
            <w:r w:rsidRPr="002A21D1">
              <w:rPr>
                <w:rFonts w:ascii="Calibri" w:eastAsia="Times New Roman" w:hAnsi="Calibri" w:cs="Calibri"/>
                <w:bCs/>
                <w:color w:val="000000"/>
                <w:lang w:eastAsia="fr-FR"/>
              </w:rPr>
              <w:t>LWR</w:t>
            </w:r>
          </w:p>
        </w:tc>
        <w:tc>
          <w:tcPr>
            <w:tcW w:w="1974" w:type="dxa"/>
          </w:tcPr>
          <w:p w14:paraId="3152B8B5" w14:textId="77777777" w:rsidR="00190910" w:rsidRPr="002A21D1" w:rsidRDefault="00190910" w:rsidP="00821919">
            <w:pPr>
              <w:pStyle w:val="PCJTable"/>
              <w:rPr>
                <w:rFonts w:ascii="Calibri" w:hAnsi="Calibri"/>
                <w:strike/>
              </w:rPr>
            </w:pPr>
            <w:r>
              <w:rPr>
                <w:rFonts w:ascii="Calibri" w:eastAsia="Times New Roman" w:hAnsi="Calibri" w:cs="Calibri"/>
                <w:color w:val="000000"/>
                <w:lang w:eastAsia="fr-FR"/>
              </w:rPr>
              <w:t>S</w:t>
            </w:r>
            <w:r w:rsidRPr="002A21D1">
              <w:rPr>
                <w:rFonts w:ascii="Calibri" w:eastAsia="Times New Roman" w:hAnsi="Calibri" w:cs="Calibri"/>
                <w:color w:val="000000"/>
                <w:lang w:eastAsia="fr-FR"/>
              </w:rPr>
              <w:t>DW/TDW</w:t>
            </w:r>
          </w:p>
        </w:tc>
        <w:tc>
          <w:tcPr>
            <w:tcW w:w="1078" w:type="dxa"/>
          </w:tcPr>
          <w:p w14:paraId="4D84D4D0" w14:textId="77777777" w:rsidR="00190910" w:rsidRPr="002A21D1" w:rsidRDefault="00190910" w:rsidP="00821919">
            <w:pPr>
              <w:pStyle w:val="PCJTable"/>
              <w:rPr>
                <w:rFonts w:ascii="Calibri" w:hAnsi="Calibri"/>
                <w:strike/>
              </w:rPr>
            </w:pPr>
          </w:p>
        </w:tc>
      </w:tr>
      <w:tr w:rsidR="00190910" w:rsidRPr="002A21D1" w14:paraId="72255291" w14:textId="77777777" w:rsidTr="00821919">
        <w:tc>
          <w:tcPr>
            <w:tcW w:w="1772" w:type="dxa"/>
            <w:tcBorders>
              <w:top w:val="nil"/>
              <w:bottom w:val="nil"/>
            </w:tcBorders>
          </w:tcPr>
          <w:p w14:paraId="20161E85" w14:textId="77777777" w:rsidR="00190910" w:rsidRPr="002A21D1" w:rsidRDefault="00190910" w:rsidP="00821919">
            <w:pPr>
              <w:pStyle w:val="PCJTable"/>
            </w:pPr>
          </w:p>
        </w:tc>
        <w:tc>
          <w:tcPr>
            <w:tcW w:w="2448" w:type="dxa"/>
          </w:tcPr>
          <w:p w14:paraId="0B9D8C4B" w14:textId="77777777" w:rsidR="00190910" w:rsidRPr="00FC0F4D" w:rsidRDefault="00190910" w:rsidP="00821919">
            <w:pPr>
              <w:pStyle w:val="PCJTable"/>
            </w:pPr>
            <w:r w:rsidRPr="00FC0F4D">
              <w:rPr>
                <w:rFonts w:ascii="Calibri" w:eastAsia="Times New Roman" w:hAnsi="Calibri" w:cs="Calibri"/>
                <w:color w:val="000000"/>
                <w:lang w:eastAsia="fr-FR"/>
              </w:rPr>
              <w:t>Leaf Area:Shoot Nitrogen Quantity Ratio</w:t>
            </w:r>
          </w:p>
        </w:tc>
        <w:tc>
          <w:tcPr>
            <w:tcW w:w="1748" w:type="dxa"/>
            <w:gridSpan w:val="2"/>
          </w:tcPr>
          <w:p w14:paraId="361BC0A9" w14:textId="77777777" w:rsidR="00190910" w:rsidRPr="002A21D1" w:rsidRDefault="00190910" w:rsidP="00821919">
            <w:pPr>
              <w:pStyle w:val="PCJTable"/>
            </w:pPr>
            <w:r w:rsidRPr="002A21D1">
              <w:rPr>
                <w:rFonts w:ascii="Calibri" w:eastAsia="Times New Roman" w:hAnsi="Calibri" w:cs="Calibri"/>
                <w:bCs/>
                <w:color w:val="000000"/>
                <w:lang w:eastAsia="fr-FR"/>
              </w:rPr>
              <w:t>LASNQ</w:t>
            </w:r>
          </w:p>
        </w:tc>
        <w:tc>
          <w:tcPr>
            <w:tcW w:w="1974" w:type="dxa"/>
          </w:tcPr>
          <w:p w14:paraId="61BADBB3" w14:textId="77777777" w:rsidR="00190910" w:rsidRPr="002A21D1" w:rsidRDefault="00190910" w:rsidP="00821919">
            <w:pPr>
              <w:pStyle w:val="PCJTable"/>
            </w:pPr>
            <w:r w:rsidRPr="002A21D1">
              <w:rPr>
                <w:rFonts w:ascii="Calibri" w:eastAsia="Times New Roman" w:hAnsi="Calibri" w:cs="Calibri"/>
                <w:color w:val="000000"/>
                <w:lang w:eastAsia="fr-FR"/>
              </w:rPr>
              <w:t>LA/SNQ</w:t>
            </w:r>
          </w:p>
        </w:tc>
        <w:tc>
          <w:tcPr>
            <w:tcW w:w="1078" w:type="dxa"/>
          </w:tcPr>
          <w:p w14:paraId="588B46BB" w14:textId="77777777" w:rsidR="00190910" w:rsidRPr="002A21D1" w:rsidRDefault="00190910" w:rsidP="00821919">
            <w:pPr>
              <w:pStyle w:val="PCJTable"/>
            </w:pPr>
            <w:r w:rsidRPr="002A21D1">
              <w:rPr>
                <w:rFonts w:ascii="Calibri" w:eastAsia="Times New Roman" w:hAnsi="Calibri" w:cs="Calibri"/>
                <w:color w:val="000000"/>
                <w:lang w:eastAsia="fr-FR"/>
              </w:rPr>
              <w:t>cm²</w:t>
            </w:r>
            <w:r>
              <w:rPr>
                <w:rFonts w:ascii="Calibri" w:eastAsia="Times New Roman" w:hAnsi="Calibri" w:cs="Calibri"/>
                <w:color w:val="000000"/>
                <w:lang w:eastAsia="fr-FR"/>
              </w:rPr>
              <w:t>.g</w:t>
            </w:r>
            <w:r w:rsidRPr="00CF3EB8">
              <w:rPr>
                <w:rFonts w:ascii="Calibri" w:eastAsia="Times New Roman" w:hAnsi="Calibri" w:cs="Calibri"/>
                <w:color w:val="000000"/>
                <w:vertAlign w:val="superscript"/>
                <w:lang w:eastAsia="fr-FR"/>
              </w:rPr>
              <w:t>-1</w:t>
            </w:r>
          </w:p>
        </w:tc>
      </w:tr>
      <w:tr w:rsidR="00190910" w:rsidRPr="002A21D1" w14:paraId="7F87ECDA" w14:textId="77777777" w:rsidTr="00821919">
        <w:tc>
          <w:tcPr>
            <w:tcW w:w="1772" w:type="dxa"/>
            <w:tcBorders>
              <w:top w:val="nil"/>
              <w:bottom w:val="nil"/>
            </w:tcBorders>
          </w:tcPr>
          <w:p w14:paraId="1CDD6E54" w14:textId="77777777" w:rsidR="00190910" w:rsidRPr="002A21D1" w:rsidRDefault="00190910" w:rsidP="00821919">
            <w:pPr>
              <w:pStyle w:val="PCJTable"/>
            </w:pPr>
          </w:p>
        </w:tc>
        <w:tc>
          <w:tcPr>
            <w:tcW w:w="2448" w:type="dxa"/>
          </w:tcPr>
          <w:p w14:paraId="75DE447C" w14:textId="77777777" w:rsidR="00190910" w:rsidRPr="002A21D1" w:rsidRDefault="00190910" w:rsidP="00821919">
            <w:pPr>
              <w:pStyle w:val="PCJTable"/>
            </w:pPr>
            <w:r w:rsidRPr="002A21D1">
              <w:rPr>
                <w:rFonts w:ascii="Calibri" w:eastAsia="Times New Roman" w:hAnsi="Calibri" w:cs="Calibri"/>
                <w:color w:val="000000"/>
                <w:lang w:eastAsia="fr-FR"/>
              </w:rPr>
              <w:t>Specific Carbon Assimilation</w:t>
            </w:r>
          </w:p>
        </w:tc>
        <w:tc>
          <w:tcPr>
            <w:tcW w:w="1748" w:type="dxa"/>
            <w:gridSpan w:val="2"/>
          </w:tcPr>
          <w:p w14:paraId="6AF63D2F" w14:textId="77777777" w:rsidR="00190910" w:rsidRPr="002A21D1" w:rsidRDefault="00190910" w:rsidP="00821919">
            <w:pPr>
              <w:pStyle w:val="PCJTable"/>
            </w:pPr>
            <w:r w:rsidRPr="002A21D1">
              <w:rPr>
                <w:rFonts w:ascii="Calibri" w:eastAsia="Times New Roman" w:hAnsi="Calibri" w:cs="Calibri"/>
                <w:bCs/>
                <w:color w:val="000000"/>
                <w:lang w:eastAsia="fr-FR"/>
              </w:rPr>
              <w:t>SCA</w:t>
            </w:r>
          </w:p>
        </w:tc>
        <w:tc>
          <w:tcPr>
            <w:tcW w:w="1974" w:type="dxa"/>
          </w:tcPr>
          <w:p w14:paraId="039622E6" w14:textId="77777777" w:rsidR="00190910" w:rsidRPr="002A21D1" w:rsidRDefault="00190910" w:rsidP="00821919">
            <w:pPr>
              <w:pStyle w:val="PCJTable"/>
            </w:pPr>
            <w:r w:rsidRPr="002A21D1">
              <w:rPr>
                <w:rFonts w:ascii="Calibri" w:eastAsia="Times New Roman" w:hAnsi="Calibri" w:cs="Calibri"/>
                <w:color w:val="000000"/>
                <w:lang w:eastAsia="fr-FR"/>
              </w:rPr>
              <w:t>TDW/AUC</w:t>
            </w:r>
            <w:r>
              <w:rPr>
                <w:rFonts w:ascii="Calibri" w:eastAsia="Times New Roman" w:hAnsi="Calibri" w:cs="Calibri"/>
                <w:color w:val="000000"/>
                <w:vertAlign w:val="subscript"/>
                <w:lang w:eastAsia="fr-FR"/>
              </w:rPr>
              <w:t>L1-L4</w:t>
            </w:r>
          </w:p>
        </w:tc>
        <w:tc>
          <w:tcPr>
            <w:tcW w:w="1078" w:type="dxa"/>
          </w:tcPr>
          <w:p w14:paraId="31C5778B" w14:textId="77777777" w:rsidR="00190910" w:rsidRPr="002A21D1" w:rsidRDefault="00190910" w:rsidP="00821919">
            <w:pPr>
              <w:pStyle w:val="PCJTable"/>
            </w:pPr>
          </w:p>
        </w:tc>
      </w:tr>
      <w:tr w:rsidR="00190910" w:rsidRPr="002A21D1" w14:paraId="6ECFB037" w14:textId="77777777" w:rsidTr="00190910">
        <w:tc>
          <w:tcPr>
            <w:tcW w:w="1772" w:type="dxa"/>
            <w:tcBorders>
              <w:top w:val="nil"/>
              <w:bottom w:val="nil"/>
            </w:tcBorders>
          </w:tcPr>
          <w:p w14:paraId="1C9673D7" w14:textId="77777777" w:rsidR="00190910" w:rsidRPr="002A21D1" w:rsidRDefault="00190910" w:rsidP="00821919">
            <w:pPr>
              <w:pStyle w:val="PCJTable"/>
            </w:pPr>
          </w:p>
        </w:tc>
        <w:tc>
          <w:tcPr>
            <w:tcW w:w="2448" w:type="dxa"/>
            <w:tcBorders>
              <w:bottom w:val="single" w:sz="4" w:space="0" w:color="auto"/>
            </w:tcBorders>
          </w:tcPr>
          <w:p w14:paraId="52E6B055" w14:textId="77777777" w:rsidR="00190910" w:rsidRPr="002A21D1" w:rsidRDefault="00190910" w:rsidP="00821919">
            <w:pPr>
              <w:pStyle w:val="PCJTable"/>
            </w:pPr>
            <w:r w:rsidRPr="002A21D1">
              <w:rPr>
                <w:rFonts w:ascii="Calibri" w:eastAsia="Times New Roman" w:hAnsi="Calibri" w:cs="Calibri"/>
                <w:lang w:eastAsia="fr-FR"/>
              </w:rPr>
              <w:t>Specific Nitrogen Uptake</w:t>
            </w:r>
          </w:p>
        </w:tc>
        <w:tc>
          <w:tcPr>
            <w:tcW w:w="1748" w:type="dxa"/>
            <w:gridSpan w:val="2"/>
            <w:tcBorders>
              <w:bottom w:val="single" w:sz="4" w:space="0" w:color="auto"/>
            </w:tcBorders>
          </w:tcPr>
          <w:p w14:paraId="770793AD" w14:textId="77777777" w:rsidR="00190910" w:rsidRPr="002A21D1" w:rsidRDefault="00190910" w:rsidP="00821919">
            <w:pPr>
              <w:pStyle w:val="PCJTable"/>
            </w:pPr>
            <w:r w:rsidRPr="002A21D1">
              <w:rPr>
                <w:rFonts w:ascii="Calibri" w:eastAsia="Times New Roman" w:hAnsi="Calibri" w:cs="Calibri"/>
                <w:bCs/>
                <w:lang w:eastAsia="fr-FR"/>
              </w:rPr>
              <w:t>SNU</w:t>
            </w:r>
          </w:p>
        </w:tc>
        <w:tc>
          <w:tcPr>
            <w:tcW w:w="1974" w:type="dxa"/>
            <w:tcBorders>
              <w:bottom w:val="single" w:sz="4" w:space="0" w:color="auto"/>
            </w:tcBorders>
          </w:tcPr>
          <w:p w14:paraId="78B95C24" w14:textId="77777777" w:rsidR="00190910" w:rsidRPr="002A21D1" w:rsidRDefault="00190910" w:rsidP="00821919">
            <w:pPr>
              <w:pStyle w:val="PCJTable"/>
            </w:pPr>
            <w:r w:rsidRPr="002A21D1">
              <w:rPr>
                <w:rFonts w:ascii="Calibri" w:eastAsia="Times New Roman" w:hAnsi="Calibri" w:cs="Calibri"/>
                <w:lang w:eastAsia="fr-FR"/>
              </w:rPr>
              <w:t>TNQ/RDW</w:t>
            </w:r>
          </w:p>
        </w:tc>
        <w:tc>
          <w:tcPr>
            <w:tcW w:w="1078" w:type="dxa"/>
            <w:tcBorders>
              <w:bottom w:val="single" w:sz="4" w:space="0" w:color="auto"/>
            </w:tcBorders>
          </w:tcPr>
          <w:p w14:paraId="7A10BA80" w14:textId="77777777" w:rsidR="00190910" w:rsidRPr="002A21D1" w:rsidRDefault="00190910" w:rsidP="00821919">
            <w:pPr>
              <w:pStyle w:val="PCJTable"/>
            </w:pPr>
          </w:p>
        </w:tc>
      </w:tr>
      <w:tr w:rsidR="00190910" w:rsidRPr="002A21D1" w14:paraId="6165121E" w14:textId="77777777" w:rsidTr="00190910">
        <w:tc>
          <w:tcPr>
            <w:tcW w:w="1772" w:type="dxa"/>
            <w:tcBorders>
              <w:top w:val="nil"/>
              <w:bottom w:val="nil"/>
            </w:tcBorders>
          </w:tcPr>
          <w:p w14:paraId="30A82797" w14:textId="77777777" w:rsidR="00190910" w:rsidRPr="002A21D1" w:rsidRDefault="00190910" w:rsidP="00821919">
            <w:pPr>
              <w:pStyle w:val="PCJTable"/>
            </w:pPr>
          </w:p>
        </w:tc>
        <w:tc>
          <w:tcPr>
            <w:tcW w:w="2448" w:type="dxa"/>
            <w:tcBorders>
              <w:top w:val="single" w:sz="4" w:space="0" w:color="auto"/>
              <w:bottom w:val="single" w:sz="4" w:space="0" w:color="auto"/>
            </w:tcBorders>
          </w:tcPr>
          <w:p w14:paraId="3E039E34" w14:textId="77777777" w:rsidR="00190910" w:rsidRPr="002A21D1" w:rsidRDefault="00190910" w:rsidP="00821919">
            <w:pPr>
              <w:pStyle w:val="PCJTable"/>
            </w:pPr>
            <w:r w:rsidRPr="002A21D1">
              <w:rPr>
                <w:rFonts w:ascii="Calibri" w:eastAsia="Times New Roman" w:hAnsi="Calibri" w:cs="Calibri"/>
                <w:lang w:eastAsia="fr-FR"/>
              </w:rPr>
              <w:t>Nitrogen Utilization Efficiency</w:t>
            </w:r>
          </w:p>
        </w:tc>
        <w:tc>
          <w:tcPr>
            <w:tcW w:w="1748" w:type="dxa"/>
            <w:gridSpan w:val="2"/>
            <w:tcBorders>
              <w:top w:val="single" w:sz="4" w:space="0" w:color="auto"/>
              <w:bottom w:val="single" w:sz="4" w:space="0" w:color="auto"/>
            </w:tcBorders>
          </w:tcPr>
          <w:p w14:paraId="2BD8FC45" w14:textId="77777777" w:rsidR="00190910" w:rsidRPr="002A21D1" w:rsidRDefault="00190910" w:rsidP="00821919">
            <w:pPr>
              <w:pStyle w:val="PCJTable"/>
            </w:pPr>
            <w:r w:rsidRPr="002A21D1">
              <w:rPr>
                <w:rFonts w:ascii="Calibri" w:eastAsia="Times New Roman" w:hAnsi="Calibri" w:cs="Calibri"/>
                <w:bCs/>
                <w:lang w:eastAsia="fr-FR"/>
              </w:rPr>
              <w:t>NUtE</w:t>
            </w:r>
          </w:p>
        </w:tc>
        <w:tc>
          <w:tcPr>
            <w:tcW w:w="1974" w:type="dxa"/>
            <w:tcBorders>
              <w:top w:val="single" w:sz="4" w:space="0" w:color="auto"/>
              <w:bottom w:val="single" w:sz="4" w:space="0" w:color="auto"/>
            </w:tcBorders>
          </w:tcPr>
          <w:p w14:paraId="3E52B291" w14:textId="77777777" w:rsidR="00190910" w:rsidRPr="002A21D1" w:rsidRDefault="00190910" w:rsidP="00821919">
            <w:pPr>
              <w:pStyle w:val="PCJTable"/>
            </w:pPr>
            <w:r w:rsidRPr="002A21D1">
              <w:rPr>
                <w:rFonts w:ascii="Calibri" w:eastAsia="Times New Roman" w:hAnsi="Calibri" w:cs="Calibri"/>
                <w:lang w:eastAsia="fr-FR"/>
              </w:rPr>
              <w:t>TDW/TNQ</w:t>
            </w:r>
          </w:p>
        </w:tc>
        <w:tc>
          <w:tcPr>
            <w:tcW w:w="1078" w:type="dxa"/>
            <w:tcBorders>
              <w:top w:val="single" w:sz="4" w:space="0" w:color="auto"/>
              <w:bottom w:val="single" w:sz="4" w:space="0" w:color="auto"/>
            </w:tcBorders>
          </w:tcPr>
          <w:p w14:paraId="059933CE" w14:textId="77777777" w:rsidR="00190910" w:rsidRPr="002A21D1" w:rsidRDefault="00190910" w:rsidP="00821919">
            <w:pPr>
              <w:pStyle w:val="PCJTable"/>
            </w:pPr>
          </w:p>
        </w:tc>
      </w:tr>
      <w:bookmarkEnd w:id="6"/>
      <w:tr w:rsidR="00190910" w:rsidRPr="00557975" w14:paraId="0A2DC730" w14:textId="77777777" w:rsidTr="00190910">
        <w:tc>
          <w:tcPr>
            <w:tcW w:w="9020" w:type="dxa"/>
            <w:gridSpan w:val="6"/>
            <w:tcBorders>
              <w:top w:val="nil"/>
              <w:bottom w:val="nil"/>
            </w:tcBorders>
          </w:tcPr>
          <w:p w14:paraId="7D74F025" w14:textId="59A085A1" w:rsidR="00190910" w:rsidRPr="00FC0F4D" w:rsidRDefault="00190910" w:rsidP="00821919">
            <w:pPr>
              <w:pStyle w:val="PCJTable"/>
              <w:rPr>
                <w:i/>
              </w:rPr>
            </w:pPr>
          </w:p>
        </w:tc>
      </w:tr>
    </w:tbl>
    <w:p w14:paraId="32BA4F23" w14:textId="11BAFD3C" w:rsidR="00190910" w:rsidRDefault="00ED17FD" w:rsidP="00ED17FD">
      <w:pPr>
        <w:pStyle w:val="PCJnotetable"/>
      </w:pPr>
      <w:r w:rsidRPr="00FC0F4D">
        <w:t>*, traits that were</w:t>
      </w:r>
      <w:r>
        <w:t xml:space="preserve"> used as intermediate variables but</w:t>
      </w:r>
      <w:r w:rsidRPr="00FC0F4D">
        <w:t xml:space="preserve"> not considered in </w:t>
      </w:r>
      <w:r>
        <w:t xml:space="preserve">further </w:t>
      </w:r>
      <w:r w:rsidRPr="00FC0F4D">
        <w:t>analyses</w:t>
      </w:r>
    </w:p>
    <w:bookmarkEnd w:id="5"/>
    <w:p w14:paraId="4596915C" w14:textId="77777777" w:rsidR="003C7401" w:rsidRPr="00B340C3" w:rsidRDefault="003C7401" w:rsidP="003C7401">
      <w:pPr>
        <w:pStyle w:val="PCJSubsection"/>
      </w:pPr>
      <w:r w:rsidRPr="00B340C3">
        <w:lastRenderedPageBreak/>
        <w:t>Population genetic structure and genetic diversity</w:t>
      </w:r>
    </w:p>
    <w:p w14:paraId="01061442" w14:textId="2C3D2809" w:rsidR="003C7401" w:rsidRPr="00B340C3" w:rsidRDefault="003C7401" w:rsidP="003C7401">
      <w:pPr>
        <w:pStyle w:val="PCJtext"/>
      </w:pPr>
      <w:r w:rsidRPr="00B340C3">
        <w:t>All the accessions were genotyped using the</w:t>
      </w:r>
      <w:r w:rsidRPr="00540C3F">
        <w:t xml:space="preserve"> Brassica</w:t>
      </w:r>
      <w:r w:rsidRPr="00B340C3">
        <w:t xml:space="preserve"> 60K Infinium</w:t>
      </w:r>
      <w:r w:rsidRPr="00B340C3">
        <w:rPr>
          <w:vertAlign w:val="superscript"/>
        </w:rPr>
        <w:t>®</w:t>
      </w:r>
      <w:r w:rsidRPr="00B340C3">
        <w:t xml:space="preserve"> SNP array (</w:t>
      </w:r>
      <w:r w:rsidRPr="00B340C3">
        <w:rPr>
          <w:rStyle w:val="st"/>
          <w:rFonts w:cstheme="minorHAnsi"/>
        </w:rPr>
        <w:t>Illumina Inc.</w:t>
      </w:r>
      <w:r w:rsidR="006C6412">
        <w:rPr>
          <w:rStyle w:val="st"/>
          <w:rFonts w:cstheme="minorHAnsi"/>
        </w:rPr>
        <w:t>,</w:t>
      </w:r>
      <w:r w:rsidRPr="00B340C3">
        <w:rPr>
          <w:rStyle w:val="st"/>
          <w:rFonts w:cstheme="minorHAnsi"/>
        </w:rPr>
        <w:t xml:space="preserve"> </w:t>
      </w:r>
      <w:r w:rsidRPr="006C6412">
        <w:rPr>
          <w:rStyle w:val="Accentuation"/>
          <w:rFonts w:eastAsiaTheme="majorEastAsia" w:cstheme="minorHAnsi"/>
          <w:i w:val="0"/>
          <w:iCs w:val="0"/>
        </w:rPr>
        <w:t>San Diego</w:t>
      </w:r>
      <w:r w:rsidRPr="006C6412">
        <w:rPr>
          <w:rStyle w:val="st"/>
          <w:rFonts w:cstheme="minorHAnsi"/>
          <w:i/>
        </w:rPr>
        <w:t>,</w:t>
      </w:r>
      <w:r w:rsidRPr="00B340C3">
        <w:rPr>
          <w:rStyle w:val="st"/>
          <w:rFonts w:cstheme="minorHAnsi"/>
        </w:rPr>
        <w:t xml:space="preserve"> CA</w:t>
      </w:r>
      <w:r w:rsidRPr="00B340C3">
        <w:t>)</w:t>
      </w:r>
      <w:r w:rsidR="002605E1">
        <w:t xml:space="preserve"> (Clarke et al., 2016)</w:t>
      </w:r>
      <w:r w:rsidRPr="00B340C3">
        <w:t xml:space="preserve"> and the data were visualized using Genome Studio software (Illumina). A total of 33,474 SNP was validated using thresholds of 5% for the minor allele frequency (MAF), 10% for the frequency of missing values and 10% for the heterozygosity level. The missing SNP data were imputed using BEAGLE software following the method described in </w:t>
      </w:r>
      <w:r w:rsidR="002605E1">
        <w:t xml:space="preserve">Browning </w:t>
      </w:r>
      <w:r w:rsidR="006C6412">
        <w:t>and coworkers</w:t>
      </w:r>
      <w:r w:rsidR="002605E1">
        <w:t xml:space="preserve"> (2018)</w:t>
      </w:r>
      <w:r>
        <w:t>.</w:t>
      </w:r>
      <w:r w:rsidRPr="00B340C3">
        <w:t xml:space="preserve"> SNP were physically anchored to the </w:t>
      </w:r>
      <w:r w:rsidRPr="00B340C3">
        <w:rPr>
          <w:i/>
        </w:rPr>
        <w:t>B. napus</w:t>
      </w:r>
      <w:r w:rsidRPr="00B340C3">
        <w:t xml:space="preserve"> Darmor-</w:t>
      </w:r>
      <w:r w:rsidRPr="00B340C3">
        <w:rPr>
          <w:i/>
        </w:rPr>
        <w:t>bzh</w:t>
      </w:r>
      <w:r w:rsidRPr="00B340C3">
        <w:t xml:space="preserve"> v10 reference genome </w:t>
      </w:r>
      <w:r w:rsidR="002605E1">
        <w:t>(Rousseau-Gueutin et al., 2020)</w:t>
      </w:r>
      <w:r w:rsidRPr="00B340C3">
        <w:t>.</w:t>
      </w:r>
    </w:p>
    <w:p w14:paraId="6143D65B" w14:textId="4DBEF6D9" w:rsidR="003C7401" w:rsidRPr="00B340C3" w:rsidRDefault="003C7401" w:rsidP="003C7401">
      <w:pPr>
        <w:pStyle w:val="PCJtext"/>
      </w:pPr>
      <w:r w:rsidRPr="00B340C3">
        <w:t>Genetic structure of the germplasm was unraveled using the</w:t>
      </w:r>
      <w:r>
        <w:t xml:space="preserve"> software ADMIXTURE v1.3 </w:t>
      </w:r>
      <w:r w:rsidR="002605E1">
        <w:t>(Alexander et al., 2009)</w:t>
      </w:r>
      <w:r>
        <w:t xml:space="preserve"> to identify the number of genomic clusters (K number of genomic clusters, varying between 2 and 10). A K-fold cross-validation was used to identify the most likely number of genomic clusters. The</w:t>
      </w:r>
      <w:r w:rsidRPr="00B340C3">
        <w:t xml:space="preserve"> first three components of a principal coordinates analysis (PCoA</w:t>
      </w:r>
      <w:r w:rsidR="002605E1">
        <w:t>) (Gower, 1967)</w:t>
      </w:r>
      <w:r w:rsidRPr="00B340C3">
        <w:t xml:space="preserve"> </w:t>
      </w:r>
      <w:r>
        <w:t xml:space="preserve">were used to perform a diversity analysis </w:t>
      </w:r>
      <w:r w:rsidRPr="00B340C3">
        <w:t>using the SNP data. The PCoA is based on the genetic distances between genotypes estimated by the dissimilarity matrix (1-K). The genomic kinship (K) was estimated using</w:t>
      </w:r>
      <w:r>
        <w:t xml:space="preserve"> </w:t>
      </w:r>
      <w:r w:rsidR="002605E1">
        <w:t xml:space="preserve">Astle </w:t>
      </w:r>
      <w:r w:rsidR="006C6412">
        <w:t xml:space="preserve">&amp; </w:t>
      </w:r>
      <w:r w:rsidR="002605E1">
        <w:t>Balding (2009)</w:t>
      </w:r>
      <w:r w:rsidRPr="00B340C3">
        <w:t xml:space="preserve"> algorithm as following :   </w:t>
      </w:r>
    </w:p>
    <w:p w14:paraId="02834B9D" w14:textId="77777777" w:rsidR="003C7401" w:rsidRPr="00BA1104" w:rsidRDefault="003C7401" w:rsidP="00954512">
      <w:pPr>
        <w:pStyle w:val="PCJEquation"/>
        <w:rPr>
          <w:rFonts w:eastAsiaTheme="minorEastAsia"/>
        </w:rPr>
      </w:pPr>
      <m:oMath>
        <m:r>
          <m:rPr>
            <m:sty m:val="p"/>
          </m:rPr>
          <w:rPr>
            <w:rFonts w:ascii="Cambria Math" w:hAnsi="Cambria Math"/>
          </w:rPr>
          <m:t xml:space="preserve">K= </m:t>
        </m:r>
        <m:f>
          <m:fPr>
            <m:ctrlPr>
              <w:rPr>
                <w:rFonts w:ascii="Cambria Math" w:hAnsi="Cambria Math"/>
              </w:rPr>
            </m:ctrlPr>
          </m:fPr>
          <m:num>
            <m:r>
              <m:rPr>
                <m:sty m:val="p"/>
              </m:rPr>
              <w:rPr>
                <w:rFonts w:ascii="Cambria Math" w:hAnsi="Cambria Math"/>
              </w:rPr>
              <m:t>W</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num>
          <m:den>
            <m:r>
              <m:rPr>
                <m:sty m:val="p"/>
              </m:rPr>
              <w:rPr>
                <w:rFonts w:ascii="Cambria Math" w:hAnsi="Cambria Math"/>
              </w:rPr>
              <m:t>M</m:t>
            </m:r>
          </m:den>
        </m:f>
      </m:oMath>
    </w:p>
    <w:p w14:paraId="01F869DB" w14:textId="6EFC86AD" w:rsidR="003C7401" w:rsidRDefault="006C6412" w:rsidP="003C7401">
      <w:pPr>
        <w:pStyle w:val="PCJtext"/>
      </w:pPr>
      <w:r>
        <w:t>w</w:t>
      </w:r>
      <w:r w:rsidRPr="00B340C3">
        <w:t xml:space="preserve">ith </w:t>
      </w:r>
      <w:r w:rsidR="003C7401" w:rsidRPr="00B340C3">
        <w:t>W the matrix scaled on allelic frequencies with dimensions N</w:t>
      </w:r>
      <w:r w:rsidR="003C7401">
        <w:t>×</w:t>
      </w:r>
      <w:r w:rsidR="003C7401" w:rsidRPr="00B340C3">
        <w:t>M, N is the number of genotypes and M the number of molecular markers and W</w:t>
      </w:r>
      <w:r w:rsidR="003C7401" w:rsidRPr="00B340C3">
        <w:rPr>
          <w:vertAlign w:val="superscript"/>
        </w:rPr>
        <w:t>T</w:t>
      </w:r>
      <w:r w:rsidR="003C7401" w:rsidRPr="00B340C3">
        <w:t xml:space="preserve"> is the transposed W matrix. </w:t>
      </w:r>
    </w:p>
    <w:p w14:paraId="3201A34B" w14:textId="235904FD" w:rsidR="003C7401" w:rsidRPr="00B340C3" w:rsidRDefault="003C7401" w:rsidP="003C7401">
      <w:pPr>
        <w:pStyle w:val="PCJtext"/>
      </w:pPr>
      <w:r w:rsidRPr="00B340C3">
        <w:t xml:space="preserve">PLINK software v.1.9 </w:t>
      </w:r>
      <w:r w:rsidR="002605E1">
        <w:t>(Purcell et al., 2007)</w:t>
      </w:r>
      <w:r w:rsidRPr="00B340C3">
        <w:t xml:space="preserve"> was used to estimate the mean F</w:t>
      </w:r>
      <w:r w:rsidRPr="00B340C3">
        <w:rPr>
          <w:vertAlign w:val="subscript"/>
        </w:rPr>
        <w:t>ST</w:t>
      </w:r>
      <w:r w:rsidRPr="00B340C3">
        <w:t xml:space="preserve"> between genetic clusters and linkage disequilibrium (LD) decay according to the physical distance between markers for each chromosome and for each genetic cluster.</w:t>
      </w:r>
    </w:p>
    <w:p w14:paraId="152E9F0D" w14:textId="77777777" w:rsidR="003C7401" w:rsidRPr="00B340C3" w:rsidRDefault="003C7401" w:rsidP="003C7401">
      <w:pPr>
        <w:pStyle w:val="PCJSubsection"/>
      </w:pPr>
      <w:r w:rsidRPr="00B340C3">
        <w:t xml:space="preserve">Estimation of </w:t>
      </w:r>
      <w:r>
        <w:t>adjusted phenotypic</w:t>
      </w:r>
      <w:r w:rsidRPr="00B340C3">
        <w:t xml:space="preserve"> values and genomic heritability</w:t>
      </w:r>
    </w:p>
    <w:p w14:paraId="55CFD7B1" w14:textId="212CB9C9" w:rsidR="003C7401" w:rsidRPr="00B340C3" w:rsidRDefault="003C7401" w:rsidP="003C7401">
      <w:pPr>
        <w:pStyle w:val="PCJtext"/>
      </w:pPr>
      <w:r w:rsidRPr="00B340C3">
        <w:t xml:space="preserve">As each genotype was present in 2 blocks only, we used a mixed linear model to estimate </w:t>
      </w:r>
      <w:r>
        <w:t>adjusted ph</w:t>
      </w:r>
      <w:r w:rsidRPr="00B340C3">
        <w:t xml:space="preserve">enotypic </w:t>
      </w:r>
      <w:r>
        <w:t>values of each trait</w:t>
      </w:r>
      <w:r w:rsidRPr="00B340C3">
        <w:t xml:space="preserve">. The </w:t>
      </w:r>
      <w:r w:rsidR="00271BC7">
        <w:t>check</w:t>
      </w:r>
      <w:r>
        <w:t xml:space="preserve"> accession</w:t>
      </w:r>
      <w:r w:rsidRPr="00B340C3">
        <w:t>s present in each block were declared as fixed to consider the difference between blocks. The following mixed linear model was used to calculate best linear unbiased estimators (BLUE) for each genotype.</w:t>
      </w:r>
    </w:p>
    <w:p w14:paraId="21928628" w14:textId="77777777" w:rsidR="003C7401" w:rsidRPr="00BA1104" w:rsidRDefault="001807B7" w:rsidP="00954512">
      <w:pPr>
        <w:pStyle w:val="PCJEquation"/>
      </w:p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 xml:space="preserve">= </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w:r w:rsidR="003C7401" w:rsidRPr="00BA1104">
        <w:rPr>
          <w:rFonts w:eastAsiaTheme="minorEastAsia"/>
        </w:rPr>
        <w:t>,</w:t>
      </w:r>
    </w:p>
    <w:p w14:paraId="0D3172BE" w14:textId="269FE42D" w:rsidR="003C7401" w:rsidRDefault="003C7401" w:rsidP="003C7401">
      <w:pPr>
        <w:pStyle w:val="PCJtext"/>
      </w:pPr>
      <w:r w:rsidRPr="00B340C3">
        <w:t>where Y</w:t>
      </w:r>
      <w:r w:rsidRPr="00B340C3">
        <w:rPr>
          <w:vertAlign w:val="subscript"/>
        </w:rPr>
        <w:t>ij</w:t>
      </w:r>
      <w:r w:rsidRPr="00B340C3">
        <w:t xml:space="preserve"> is the </w:t>
      </w:r>
      <w:r>
        <w:t>BLUE</w:t>
      </w:r>
      <w:r w:rsidRPr="00B340C3">
        <w:t xml:space="preserve"> value </w:t>
      </w:r>
      <w:r>
        <w:t xml:space="preserve">for one trait </w:t>
      </w:r>
      <w:r w:rsidRPr="00B340C3">
        <w:t>of the i</w:t>
      </w:r>
      <w:r w:rsidRPr="00B340C3">
        <w:rPr>
          <w:vertAlign w:val="superscript"/>
        </w:rPr>
        <w:t>th</w:t>
      </w:r>
      <w:r w:rsidRPr="00B340C3">
        <w:t xml:space="preserve"> genotype in the j</w:t>
      </w:r>
      <w:r w:rsidRPr="00B340C3">
        <w:rPr>
          <w:vertAlign w:val="superscript"/>
        </w:rPr>
        <w:t>th</w:t>
      </w:r>
      <w:r w:rsidRPr="00B340C3">
        <w:t xml:space="preserve"> block, µ is the overall mean, </w:t>
      </w:r>
      <w:r>
        <w:t>G</w:t>
      </w:r>
      <w:r w:rsidRPr="00B340C3">
        <w:rPr>
          <w:vertAlign w:val="subscript"/>
        </w:rPr>
        <w:t>i</w:t>
      </w:r>
      <w:r>
        <w:rPr>
          <w:vertAlign w:val="subscript"/>
        </w:rPr>
        <w:t>(</w:t>
      </w:r>
      <w:r w:rsidRPr="00B340C3">
        <w:rPr>
          <w:vertAlign w:val="subscript"/>
        </w:rPr>
        <w:t>j</w:t>
      </w:r>
      <w:r>
        <w:rPr>
          <w:vertAlign w:val="subscript"/>
        </w:rPr>
        <w:t>)</w:t>
      </w:r>
      <w:r w:rsidRPr="00B340C3">
        <w:t xml:space="preserve"> is the fixed effect of the i</w:t>
      </w:r>
      <w:r w:rsidRPr="00B340C3">
        <w:rPr>
          <w:vertAlign w:val="superscript"/>
        </w:rPr>
        <w:t>th</w:t>
      </w:r>
      <w:r w:rsidRPr="00B340C3">
        <w:t xml:space="preserve"> genotype in the j</w:t>
      </w:r>
      <w:r w:rsidRPr="00B340C3">
        <w:rPr>
          <w:vertAlign w:val="superscript"/>
        </w:rPr>
        <w:t>th</w:t>
      </w:r>
      <w:r w:rsidRPr="00B340C3">
        <w:t xml:space="preserve"> block, C</w:t>
      </w:r>
      <w:r>
        <w:rPr>
          <w:vertAlign w:val="subscript"/>
        </w:rPr>
        <w:t>k</w:t>
      </w:r>
      <w:r w:rsidRPr="00B340C3">
        <w:t xml:space="preserve"> is the fixed effect of the </w:t>
      </w:r>
      <w:r>
        <w:t>k</w:t>
      </w:r>
      <w:r w:rsidRPr="00B340C3">
        <w:rPr>
          <w:vertAlign w:val="superscript"/>
        </w:rPr>
        <w:t>th</w:t>
      </w:r>
      <w:r w:rsidRPr="00B340C3">
        <w:t xml:space="preserve"> </w:t>
      </w:r>
      <w:r w:rsidR="00271BC7">
        <w:t>check</w:t>
      </w:r>
      <w:r w:rsidRPr="00B340C3">
        <w:t xml:space="preserve"> </w:t>
      </w:r>
      <w:r w:rsidR="001529C3">
        <w:t>accession</w:t>
      </w:r>
      <w:r w:rsidRPr="00B340C3">
        <w:t xml:space="preserve">, </w:t>
      </w:r>
      <w:r>
        <w:t>b</w:t>
      </w:r>
      <w:r w:rsidRPr="00B340C3">
        <w:rPr>
          <w:vertAlign w:val="subscript"/>
        </w:rPr>
        <w:t>j</w:t>
      </w:r>
      <w:r w:rsidRPr="00B340C3">
        <w:t xml:space="preserve"> is the random effect of the j</w:t>
      </w:r>
      <w:r w:rsidRPr="00B340C3">
        <w:rPr>
          <w:vertAlign w:val="superscript"/>
        </w:rPr>
        <w:t>th</w:t>
      </w:r>
      <w:r w:rsidRPr="00B340C3">
        <w:t xml:space="preserve"> block, following a normal distribution </w:t>
      </w:r>
      <m:oMath>
        <m:r>
          <w:rPr>
            <w:rFonts w:ascii="Cambria Math" w:eastAsiaTheme="minorEastAsia" w:hAnsi="Cambria Math"/>
          </w:rPr>
          <m:t>b~</m:t>
        </m:r>
        <m:r>
          <m:rPr>
            <m:scr m:val="script"/>
          </m:rPr>
          <w:rPr>
            <w:rFonts w:ascii="Cambria Math" w:hAnsi="Cambria Math" w:cs="Times New Roman"/>
          </w:rPr>
          <m:t>N</m:t>
        </m:r>
        <m:r>
          <w:rPr>
            <w:rFonts w:ascii="Cambria Math" w:eastAsiaTheme="minorEastAsia" w:hAnsi="Cambria Math"/>
          </w:rPr>
          <m:t>(0,</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b</m:t>
            </m:r>
          </m:sub>
          <m:sup>
            <m:r>
              <w:rPr>
                <w:rFonts w:ascii="Cambria Math" w:eastAsiaTheme="minorEastAsia" w:hAnsi="Cambria Math"/>
              </w:rPr>
              <m:t>2</m:t>
            </m:r>
          </m:sup>
        </m:sSubSup>
      </m:oMath>
      <w:r w:rsidRPr="00B340C3">
        <w:rPr>
          <w:rFonts w:eastAsiaTheme="minorEastAsia"/>
        </w:rPr>
        <w:t>)</w:t>
      </w:r>
      <w:r w:rsidRPr="00B340C3">
        <w:t>, and ε</w:t>
      </w:r>
      <w:r w:rsidRPr="00B340C3">
        <w:rPr>
          <w:vertAlign w:val="subscript"/>
        </w:rPr>
        <w:t>ij</w:t>
      </w:r>
      <w:r w:rsidRPr="00B340C3">
        <w:t xml:space="preserve"> the overall residual.</w:t>
      </w:r>
    </w:p>
    <w:p w14:paraId="3D0B9E11" w14:textId="77777777" w:rsidR="003C7401" w:rsidRDefault="003C7401" w:rsidP="003C7401">
      <w:pPr>
        <w:pStyle w:val="PCJtext"/>
      </w:pPr>
    </w:p>
    <w:p w14:paraId="01BBD11D" w14:textId="77777777" w:rsidR="003C7401" w:rsidRDefault="003C7401" w:rsidP="003C7401">
      <w:pPr>
        <w:pStyle w:val="PCJtext"/>
      </w:pPr>
      <w:r>
        <w:t>Genomic (</w:t>
      </w:r>
      <m:oMath>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2</m:t>
            </m:r>
          </m:sup>
        </m:sSubSup>
      </m:oMath>
      <w:r>
        <w:t>) and error (</w:t>
      </w:r>
      <m:oMath>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oMath>
      <w:r>
        <w:t>) variances were estimated using the following linear mixed model:</w:t>
      </w:r>
    </w:p>
    <w:p w14:paraId="1D51FE55" w14:textId="77777777" w:rsidR="003C7401" w:rsidRDefault="001807B7" w:rsidP="00954512">
      <w:pPr>
        <w:pStyle w:val="PCJEquation"/>
        <w:rPr>
          <w:rFonts w:eastAsiaTheme="minorEastAsia"/>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 xml:space="preserve">= </m:t>
        </m:r>
        <m:r>
          <w:rPr>
            <w:rFonts w:ascii="Cambria Math" w:hAnsi="Cambria Math"/>
          </w:rPr>
          <m:t>μ</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i</m:t>
            </m:r>
          </m:sub>
        </m:sSub>
      </m:oMath>
      <w:r w:rsidR="003C7401">
        <w:rPr>
          <w:rFonts w:eastAsiaTheme="minorEastAsia"/>
        </w:rPr>
        <w:t>,</w:t>
      </w:r>
    </w:p>
    <w:p w14:paraId="6D96D094" w14:textId="74297574" w:rsidR="003C7401" w:rsidRPr="00B340C3" w:rsidRDefault="006C6412" w:rsidP="003C7401">
      <w:pPr>
        <w:pStyle w:val="PCJtext"/>
      </w:pPr>
      <w:r>
        <w:t xml:space="preserve">where </w:t>
      </w:r>
      <m:oMath>
        <m:acc>
          <m:accPr>
            <m:ctrlPr>
              <w:rPr>
                <w:rFonts w:ascii="Cambria Math" w:hAnsi="Cambria Math"/>
                <w:i/>
              </w:rPr>
            </m:ctrlPr>
          </m:accPr>
          <m:e>
            <m:r>
              <w:rPr>
                <w:rFonts w:ascii="Cambria Math" w:hAnsi="Cambria Math"/>
              </w:rPr>
              <m:t>Y</m:t>
            </m:r>
          </m:e>
        </m:acc>
      </m:oMath>
      <w:r w:rsidR="003C7401" w:rsidRPr="00AA5D09">
        <w:rPr>
          <w:rFonts w:eastAsiaTheme="minorEastAsia"/>
          <w:vertAlign w:val="subscript"/>
        </w:rPr>
        <w:t>i</w:t>
      </w:r>
      <w:r w:rsidR="003C7401">
        <w:rPr>
          <w:rFonts w:eastAsiaTheme="minorEastAsia"/>
        </w:rPr>
        <w:t xml:space="preserve"> is the adjusted phenotypic value for the i</w:t>
      </w:r>
      <w:r w:rsidR="003C7401" w:rsidRPr="00AA5D09">
        <w:rPr>
          <w:rFonts w:eastAsiaTheme="minorEastAsia"/>
          <w:vertAlign w:val="superscript"/>
        </w:rPr>
        <w:t>th</w:t>
      </w:r>
      <w:r w:rsidR="003C7401">
        <w:rPr>
          <w:rFonts w:eastAsiaTheme="minorEastAsia"/>
        </w:rPr>
        <w:t xml:space="preserve"> genotype, </w:t>
      </w:r>
      <w:r w:rsidR="003C7401" w:rsidRPr="00B340C3">
        <w:t>µ is the overall mean,</w:t>
      </w:r>
      <w:r w:rsidR="003C7401">
        <w:t xml:space="preserve"> g</w:t>
      </w:r>
      <w:r w:rsidR="003C7401" w:rsidRPr="00AA5D09">
        <w:rPr>
          <w:vertAlign w:val="subscript"/>
        </w:rPr>
        <w:t>i</w:t>
      </w:r>
      <w:r w:rsidR="003C7401">
        <w:t xml:space="preserve"> is the random effect of the i</w:t>
      </w:r>
      <w:r w:rsidR="003C7401" w:rsidRPr="00AA5D09">
        <w:rPr>
          <w:vertAlign w:val="superscript"/>
        </w:rPr>
        <w:t>th</w:t>
      </w:r>
      <w:r w:rsidR="003C7401">
        <w:t xml:space="preserve"> genotype </w:t>
      </w:r>
      <w:r w:rsidR="003C7401" w:rsidRPr="00B340C3">
        <w:t xml:space="preserve">following a normal distribution </w:t>
      </w:r>
      <m:oMath>
        <m:r>
          <w:rPr>
            <w:rFonts w:ascii="Cambria Math" w:eastAsiaTheme="minorEastAsia" w:hAnsi="Cambria Math"/>
          </w:rPr>
          <m:t>g~</m:t>
        </m:r>
        <m:r>
          <m:rPr>
            <m:scr m:val="script"/>
          </m:rPr>
          <w:rPr>
            <w:rFonts w:ascii="Cambria Math" w:hAnsi="Cambria Math" w:cs="Times New Roman"/>
          </w:rPr>
          <m:t>N</m:t>
        </m:r>
        <m:r>
          <w:rPr>
            <w:rFonts w:ascii="Cambria Math" w:eastAsiaTheme="minorEastAsia" w:hAnsi="Cambria Math"/>
          </w:rPr>
          <m:t>(0,</m:t>
        </m:r>
        <m:sSubSup>
          <m:sSubSupPr>
            <m:ctrlPr>
              <w:rPr>
                <w:rFonts w:ascii="Cambria Math" w:eastAsiaTheme="minorEastAsia" w:hAnsi="Cambria Math"/>
                <w:i/>
              </w:rPr>
            </m:ctrlPr>
          </m:sSubSupPr>
          <m:e>
            <m:r>
              <w:rPr>
                <w:rFonts w:ascii="Cambria Math" w:eastAsiaTheme="minorEastAsia" w:hAnsi="Cambria Math"/>
              </w:rPr>
              <m:t>Kσ</m:t>
            </m:r>
          </m:e>
          <m:sub>
            <m:r>
              <w:rPr>
                <w:rFonts w:ascii="Cambria Math" w:eastAsiaTheme="minorEastAsia" w:hAnsi="Cambria Math"/>
              </w:rPr>
              <m:t>G</m:t>
            </m:r>
          </m:sub>
          <m:sup>
            <m:r>
              <w:rPr>
                <w:rFonts w:ascii="Cambria Math" w:eastAsiaTheme="minorEastAsia" w:hAnsi="Cambria Math"/>
              </w:rPr>
              <m:t>2</m:t>
            </m:r>
          </m:sup>
        </m:sSubSup>
      </m:oMath>
      <w:r w:rsidR="003C7401" w:rsidRPr="00B340C3">
        <w:rPr>
          <w:rFonts w:eastAsiaTheme="minorEastAsia"/>
        </w:rPr>
        <w:t>)</w:t>
      </w:r>
      <w:r w:rsidR="003C7401">
        <w:t xml:space="preserve">, K is the genomic kinship and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rsidR="003C7401">
        <w:rPr>
          <w:rFonts w:eastAsiaTheme="minorEastAsia"/>
        </w:rPr>
        <w:t xml:space="preserve"> the overall residual.</w:t>
      </w:r>
    </w:p>
    <w:p w14:paraId="4DCCBC78" w14:textId="77777777" w:rsidR="003C7401" w:rsidRPr="00B340C3" w:rsidRDefault="003C7401" w:rsidP="003C7401">
      <w:pPr>
        <w:pStyle w:val="PCJtext"/>
      </w:pPr>
      <w:r w:rsidRPr="00B340C3">
        <w:t>From this equation, narrow-sense heritability (h²) was estimated for each phenotypic trait as follows:</w:t>
      </w:r>
    </w:p>
    <w:p w14:paraId="4267276D" w14:textId="77777777" w:rsidR="003C7401" w:rsidRPr="00BA1104" w:rsidRDefault="001807B7" w:rsidP="00954512">
      <w:pPr>
        <w:pStyle w:val="PCJEquation"/>
        <w:rPr>
          <w:rFonts w:eastAsiaTheme="minorEastAsia"/>
        </w:rPr>
      </w:pPr>
      <m:oMath>
        <m:sSup>
          <m:sSupPr>
            <m:ctrlPr>
              <w:rPr>
                <w:rFonts w:ascii="Cambria Math" w:eastAsiaTheme="minorEastAsia" w:hAnsi="Cambria Math"/>
              </w:rPr>
            </m:ctrlPr>
          </m:sSupPr>
          <m:e>
            <m:r>
              <w:rPr>
                <w:rFonts w:ascii="Cambria Math" w:eastAsiaTheme="minorEastAsia" w:hAnsi="Cambria Math"/>
              </w:rPr>
              <m:t>h</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G</m:t>
                </m:r>
              </m:sub>
              <m:sup>
                <m:r>
                  <m:rPr>
                    <m:sty m:val="p"/>
                  </m:rP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G</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e</m:t>
                </m:r>
              </m:sub>
              <m:sup>
                <m:r>
                  <m:rPr>
                    <m:sty m:val="p"/>
                  </m:rPr>
                  <w:rPr>
                    <w:rFonts w:ascii="Cambria Math" w:hAnsi="Cambria Math"/>
                  </w:rPr>
                  <m:t>2</m:t>
                </m:r>
              </m:sup>
            </m:sSubSup>
          </m:den>
        </m:f>
      </m:oMath>
      <w:r w:rsidR="003C7401" w:rsidRPr="00BA1104">
        <w:rPr>
          <w:rFonts w:eastAsiaTheme="minorEastAsia"/>
        </w:rPr>
        <w:t xml:space="preserve"> ,</w:t>
      </w:r>
    </w:p>
    <w:p w14:paraId="0A6066A7" w14:textId="5ECDE902" w:rsidR="003C7401" w:rsidRPr="00B340C3" w:rsidRDefault="003C7401" w:rsidP="003C7401">
      <w:pPr>
        <w:pStyle w:val="PCJtext"/>
      </w:pPr>
      <w:r w:rsidRPr="00B340C3">
        <w:t xml:space="preserve">where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G</m:t>
            </m:r>
          </m:sub>
          <m:sup>
            <m:r>
              <w:rPr>
                <w:rFonts w:ascii="Cambria Math" w:hAnsi="Cambria Math"/>
              </w:rPr>
              <m:t>2</m:t>
            </m:r>
          </m:sup>
        </m:sSubSup>
      </m:oMath>
      <w:r w:rsidRPr="00B340C3">
        <w:t xml:space="preserve"> and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e</m:t>
            </m:r>
          </m:sub>
          <m:sup>
            <m:r>
              <w:rPr>
                <w:rFonts w:ascii="Cambria Math" w:hAnsi="Cambria Math"/>
              </w:rPr>
              <m:t>2</m:t>
            </m:r>
          </m:sup>
        </m:sSubSup>
      </m:oMath>
      <w:r w:rsidRPr="00B340C3">
        <w:t xml:space="preserve"> </w:t>
      </w:r>
      <w:r>
        <w:t>are the REML estimations of the genomic and</w:t>
      </w:r>
      <w:r w:rsidRPr="00B340C3">
        <w:t xml:space="preserve"> the error variance</w:t>
      </w:r>
      <w:r>
        <w:t>, calculated using the r package sommer</w:t>
      </w:r>
      <w:r w:rsidR="002605E1">
        <w:t xml:space="preserve"> (Covarrubias-Pazaran, </w:t>
      </w:r>
      <w:r w:rsidR="007C1698">
        <w:t>2016)</w:t>
      </w:r>
      <w:r>
        <w:t>.</w:t>
      </w:r>
    </w:p>
    <w:p w14:paraId="0C876858" w14:textId="77777777" w:rsidR="003C7401" w:rsidRPr="00B340C3" w:rsidRDefault="003C7401" w:rsidP="003C7401">
      <w:pPr>
        <w:pStyle w:val="PCJSubsection"/>
      </w:pPr>
      <w:r w:rsidRPr="00B340C3">
        <w:lastRenderedPageBreak/>
        <w:t>Trait correlation analyses</w:t>
      </w:r>
    </w:p>
    <w:p w14:paraId="175F30C7" w14:textId="0D70A570" w:rsidR="003C7401" w:rsidRPr="00B340C3" w:rsidRDefault="003C7401" w:rsidP="003C7401">
      <w:pPr>
        <w:pStyle w:val="PCJtext"/>
      </w:pPr>
      <w:r w:rsidRPr="00B340C3">
        <w:t xml:space="preserve">Principal component analysis (PCA) of all </w:t>
      </w:r>
      <w:r w:rsidR="00F73060">
        <w:t xml:space="preserve">the </w:t>
      </w:r>
      <w:r w:rsidRPr="00B340C3">
        <w:t>phenotypic traits</w:t>
      </w:r>
      <w:r w:rsidR="00F73060">
        <w:t xml:space="preserve"> under study</w:t>
      </w:r>
      <w:r w:rsidRPr="00B340C3">
        <w:t xml:space="preserve"> was performed using FactomineR package </w:t>
      </w:r>
      <w:r w:rsidR="007C1698">
        <w:t>(Lê et al., 2008)</w:t>
      </w:r>
      <w:r w:rsidRPr="00B340C3">
        <w:t xml:space="preserve"> using the BLUE</w:t>
      </w:r>
      <w:r>
        <w:t xml:space="preserve"> values</w:t>
      </w:r>
      <w:r w:rsidRPr="00B340C3">
        <w:t xml:space="preserve"> obtained for each trait. The number of dimensions was chosen according to the percentage of explained variance. </w:t>
      </w:r>
      <w:r>
        <w:t>Correlation analysis was performed using the r package corrplot</w:t>
      </w:r>
      <w:r w:rsidR="007C1698">
        <w:t xml:space="preserve"> (Wei &amp; Simko, 2024)</w:t>
      </w:r>
      <w:r>
        <w:t>.</w:t>
      </w:r>
    </w:p>
    <w:p w14:paraId="39DEF9BE" w14:textId="77777777" w:rsidR="003C7401" w:rsidRPr="00B340C3" w:rsidRDefault="003C7401" w:rsidP="003C7401">
      <w:pPr>
        <w:pStyle w:val="PCJtext"/>
      </w:pPr>
      <w:r w:rsidRPr="00B340C3">
        <w:t>For each trait, ANOVA and Tukey tests were performed to compare the phenotypic variability between the genomic clusters defined according the PCoA.</w:t>
      </w:r>
    </w:p>
    <w:p w14:paraId="2F4A15E2" w14:textId="77777777" w:rsidR="003C7401" w:rsidRPr="00B340C3" w:rsidRDefault="003C7401" w:rsidP="003C7401">
      <w:pPr>
        <w:pStyle w:val="PCJSubsection"/>
      </w:pPr>
      <w:r w:rsidRPr="00B340C3">
        <w:t>Genome wide association study</w:t>
      </w:r>
    </w:p>
    <w:p w14:paraId="09434789" w14:textId="574BDD66" w:rsidR="003C7401" w:rsidRPr="00B340C3" w:rsidRDefault="003C7401" w:rsidP="003C7401">
      <w:pPr>
        <w:pStyle w:val="PCJtext"/>
      </w:pPr>
      <w:r w:rsidRPr="00B340C3">
        <w:t xml:space="preserve">GWAS was performed using FaST-LMM algorithm </w:t>
      </w:r>
      <w:r w:rsidR="007C1698">
        <w:t>(Lippert et al., 2011)</w:t>
      </w:r>
      <w:r w:rsidRPr="00B340C3">
        <w:t xml:space="preserve">, taking into account population structure and kinship between genotypes to reduce false associations </w:t>
      </w:r>
      <w:r w:rsidR="007C1698">
        <w:t>(Yu et al., 2006)</w:t>
      </w:r>
      <w:r w:rsidRPr="00B340C3">
        <w:t>. A genomic kinship matrix was re-estimated for each chromosome tested as described by</w:t>
      </w:r>
      <w:r w:rsidR="007C1698">
        <w:t xml:space="preserve"> Rincent et al. (2014)</w:t>
      </w:r>
      <w:r w:rsidRPr="00B340C3">
        <w:t>. Markers were considered as significantly associated with a trait if the -log10(p-value) exceeded a 5% threshold of the SimpleM approach</w:t>
      </w:r>
      <w:r>
        <w:t xml:space="preserve"> </w:t>
      </w:r>
      <w:r w:rsidRPr="00557975">
        <w:t>(</w:t>
      </w:r>
      <w:r w:rsidRPr="00B340C3">
        <w:t>5% threshold was equal to 3.49</w:t>
      </w:r>
      <w:r>
        <w:t>)</w:t>
      </w:r>
      <w:r w:rsidR="007C1698">
        <w:t xml:space="preserve"> (Gao et al., 2008; Gao et al., 2010)</w:t>
      </w:r>
      <w:r w:rsidRPr="00B340C3">
        <w:t>. QTL confidence intervals were estimated as described previously</w:t>
      </w:r>
      <w:r>
        <w:t xml:space="preserve"> </w:t>
      </w:r>
      <w:r w:rsidR="007C1698">
        <w:t xml:space="preserve"> (Laurençon et al</w:t>
      </w:r>
      <w:r w:rsidR="006C6412">
        <w:t>.</w:t>
      </w:r>
      <w:r w:rsidR="007C1698">
        <w:t>, 2024)</w:t>
      </w:r>
      <w:r w:rsidRPr="00B340C3">
        <w:t>: briefly, confidence intervals were estimated for each significant marker as the interval between the first (upstream) and last (downstream) marker that presented a LD value higher than the LD threshold. LD calculation was performed between 100,000 randomly chosen pairs of unlinked loci located on different chromosomes using PLINK software v.1.9</w:t>
      </w:r>
      <w:r w:rsidR="007C1698">
        <w:t xml:space="preserve"> (</w:t>
      </w:r>
      <w:r w:rsidR="007C1698" w:rsidRPr="00557975">
        <w:t>Purcell</w:t>
      </w:r>
      <w:r w:rsidR="007C1698">
        <w:t xml:space="preserve"> et al., 2007)</w:t>
      </w:r>
      <w:r w:rsidRPr="007C1698">
        <w:t>.</w:t>
      </w:r>
      <w:r w:rsidRPr="00B340C3">
        <w:t xml:space="preserve"> The critical LD threshold was chosen as the 95</w:t>
      </w:r>
      <w:r w:rsidRPr="00B340C3">
        <w:rPr>
          <w:vertAlign w:val="superscript"/>
        </w:rPr>
        <w:t>th</w:t>
      </w:r>
      <w:r w:rsidRPr="00B340C3">
        <w:t xml:space="preserve"> percentile of the LD distribution, which equaled 0.174 using our data.</w:t>
      </w:r>
    </w:p>
    <w:p w14:paraId="751C1A9F" w14:textId="4883E81F" w:rsidR="003C7401" w:rsidRDefault="003C7401" w:rsidP="003C7401">
      <w:pPr>
        <w:pStyle w:val="PCJtext"/>
        <w:rPr>
          <w:color w:val="000000"/>
        </w:rPr>
      </w:pPr>
      <w:r w:rsidRPr="00B340C3">
        <w:rPr>
          <w:color w:val="000000"/>
        </w:rPr>
        <w:t>A F</w:t>
      </w:r>
      <w:r w:rsidRPr="00B340C3">
        <w:rPr>
          <w:color w:val="000000"/>
          <w:vertAlign w:val="subscript"/>
        </w:rPr>
        <w:t>ST</w:t>
      </w:r>
      <w:r w:rsidRPr="00B340C3">
        <w:rPr>
          <w:color w:val="000000"/>
        </w:rPr>
        <w:t xml:space="preserve"> genome scan was also carried out. Therefore, </w:t>
      </w:r>
      <w:r w:rsidRPr="00B340C3">
        <w:fldChar w:fldCharType="begin"/>
      </w:r>
      <w:r w:rsidRPr="00B340C3">
        <w:instrText xml:space="preserve"> ADDIN ZOTERO_ITEM CSL_CITATION {"citationID":"A8jYhkPf","properties":{"formattedCitation":"(Weir and Cockerham 1984)","plainCitation":"(Weir and Cockerham 1984)","dontUpdate":true,"noteIndex":0},"citationItems":[{"id":730,"uris":["http://zotero.org/users/local/xMt306LA/items/3FK5SI2W"],"itemData":{"id":730,"type":"article-journal","abstract":"Formulae are given for estimators for the parameters F, θ, f (FIT, FST, FIS) of population structure. As with all such estimators, ratios are used so that their properties are not known exactly, but they have been found to perform satisfactorily in simulations. Unlike the estimators in general use, the formulae do not make assumptions concerning numbers of populations, sample sizes, or heterozygote frequencies. As such, they are suited to small data sets and will aid the comparisons of results of different investigators. A simple weighting procedure is suggested for combining information over alleles and loci, and sample variances may be estimated by a jackknife procedure.","container-title":"Evolution","DOI":"10.2307/2408641","ISSN":"0014-3820","issue":"6","note":"publisher: [Society for the Study of Evolution, Wiley]","page":"1358-1370","source":"JSTOR","title":"Estimating F-Statistics for the Analysis of Population Structure","volume":"38","author":[{"family":"Weir","given":"B. S."},{"family":"Cockerham","given":"C. Clark"}],"issued":{"date-parts":[["1984"]]}}}],"schema":"https://github.com/citation-style-language/schema/raw/master/csl-citation.json"} </w:instrText>
      </w:r>
      <w:r w:rsidRPr="00B340C3">
        <w:fldChar w:fldCharType="separate"/>
      </w:r>
      <w:r w:rsidRPr="00B340C3">
        <w:t>Weir and Cockerham' s F</w:t>
      </w:r>
      <w:r w:rsidRPr="00B340C3">
        <w:rPr>
          <w:vertAlign w:val="subscript"/>
        </w:rPr>
        <w:t xml:space="preserve">ST </w:t>
      </w:r>
      <w:r w:rsidRPr="00B340C3">
        <w:t xml:space="preserve">metric </w:t>
      </w:r>
      <w:r w:rsidRPr="00B340C3">
        <w:fldChar w:fldCharType="end"/>
      </w:r>
      <w:r w:rsidR="007C1698">
        <w:t>(Weir &amp; Cockerham, 1984)</w:t>
      </w:r>
      <w:r>
        <w:t xml:space="preserve"> </w:t>
      </w:r>
      <w:r w:rsidRPr="00B340C3">
        <w:t>was estimated per site and along genome using VCFtools</w:t>
      </w:r>
      <w:r w:rsidR="007C1698">
        <w:t xml:space="preserve"> (Danecek et al., 2011)</w:t>
      </w:r>
      <w:r w:rsidRPr="00B340C3">
        <w:t xml:space="preserve">. </w:t>
      </w:r>
      <w:r w:rsidRPr="00B340C3">
        <w:rPr>
          <w:color w:val="000000"/>
        </w:rPr>
        <w:t>The top 5% of F</w:t>
      </w:r>
      <w:r w:rsidRPr="00B340C3">
        <w:rPr>
          <w:color w:val="000000"/>
          <w:vertAlign w:val="subscript"/>
        </w:rPr>
        <w:t>ST</w:t>
      </w:r>
      <w:r w:rsidRPr="00B340C3">
        <w:rPr>
          <w:color w:val="000000"/>
        </w:rPr>
        <w:t xml:space="preserve"> values were considered as significant. </w:t>
      </w:r>
    </w:p>
    <w:p w14:paraId="6E7D92B9" w14:textId="02292353" w:rsidR="003C7401" w:rsidRDefault="003C7401" w:rsidP="003C7401">
      <w:pPr>
        <w:pStyle w:val="PCJSection"/>
      </w:pPr>
      <w:r w:rsidRPr="001E702D">
        <w:t>Results</w:t>
      </w:r>
    </w:p>
    <w:p w14:paraId="7DD4466D" w14:textId="40A3B541" w:rsidR="003C7401" w:rsidRPr="00B340C3" w:rsidRDefault="003C7401" w:rsidP="003C7401">
      <w:pPr>
        <w:pStyle w:val="PCJSubsection"/>
      </w:pPr>
      <w:r>
        <w:t xml:space="preserve">Suitability </w:t>
      </w:r>
      <w:r w:rsidR="00637CE9">
        <w:t>of an augmented experimental design</w:t>
      </w:r>
      <w:r>
        <w:t xml:space="preserve"> for the study of early plant </w:t>
      </w:r>
      <w:r w:rsidR="00CA1F2B">
        <w:t xml:space="preserve">vigor </w:t>
      </w:r>
      <w:r>
        <w:t>on a large diversity panel</w:t>
      </w:r>
    </w:p>
    <w:p w14:paraId="56D30BA2" w14:textId="23C28A32" w:rsidR="003C7401" w:rsidRPr="001E702D" w:rsidRDefault="003C7401" w:rsidP="003C7401">
      <w:pPr>
        <w:pStyle w:val="PCJtext"/>
      </w:pPr>
      <w:r>
        <w:t>As we gathered</w:t>
      </w:r>
      <w:r w:rsidRPr="00B340C3">
        <w:t xml:space="preserve"> data </w:t>
      </w:r>
      <w:r>
        <w:t xml:space="preserve">from three independent experiments, the </w:t>
      </w:r>
      <w:r w:rsidR="005966E2">
        <w:t xml:space="preserve">environmental data (GDDc and PARc) as well as data from the </w:t>
      </w:r>
      <w:r>
        <w:t xml:space="preserve">two </w:t>
      </w:r>
      <w:r w:rsidR="00271BC7">
        <w:t>check</w:t>
      </w:r>
      <w:r>
        <w:t xml:space="preserve"> </w:t>
      </w:r>
      <w:r w:rsidRPr="00B709A9">
        <w:t>accessions</w:t>
      </w:r>
      <w:r>
        <w:t xml:space="preserve"> were used </w:t>
      </w:r>
      <w:r w:rsidRPr="001E702D">
        <w:t xml:space="preserve">to compare the </w:t>
      </w:r>
      <w:r>
        <w:t xml:space="preserve">three </w:t>
      </w:r>
      <w:r w:rsidRPr="001E702D">
        <w:t xml:space="preserve">datasets. </w:t>
      </w:r>
      <w:r w:rsidR="005966E2">
        <w:t xml:space="preserve">First, </w:t>
      </w:r>
      <w:r w:rsidRPr="001E702D">
        <w:t>GDD</w:t>
      </w:r>
      <w:r>
        <w:t>c</w:t>
      </w:r>
      <w:r w:rsidRPr="001E702D">
        <w:t xml:space="preserve"> to reach the 4-5 leaf stage slightly differed between the three </w:t>
      </w:r>
      <w:r>
        <w:t>experiment</w:t>
      </w:r>
      <w:r w:rsidRPr="001E702D">
        <w:t xml:space="preserve">s (758 GDD in March, 715 GDD in August and 818 GDD in September), </w:t>
      </w:r>
      <w:r>
        <w:t>and</w:t>
      </w:r>
      <w:r w:rsidRPr="001E702D">
        <w:t xml:space="preserve"> the number of days required to reach this </w:t>
      </w:r>
      <w:r>
        <w:t>developmental stage</w:t>
      </w:r>
      <w:r w:rsidRPr="001E702D">
        <w:t xml:space="preserve"> was significantly different between the August </w:t>
      </w:r>
      <w:r>
        <w:t>experiment</w:t>
      </w:r>
      <w:r w:rsidRPr="001E702D">
        <w:t xml:space="preserve"> (28 days) and the two other ones (42-43 days) (Fig</w:t>
      </w:r>
      <w:r>
        <w:t>.</w:t>
      </w:r>
      <w:r w:rsidRPr="001E702D">
        <w:t xml:space="preserve"> 1a</w:t>
      </w:r>
      <w:r>
        <w:t xml:space="preserve">, </w:t>
      </w:r>
      <w:r w:rsidRPr="001E702D">
        <w:t xml:space="preserve">Supplemental Table </w:t>
      </w:r>
      <w:r>
        <w:t>2</w:t>
      </w:r>
      <w:r w:rsidRPr="001E702D">
        <w:t>). In addition, the PARc also significantly differe</w:t>
      </w:r>
      <w:r>
        <w:t>d</w:t>
      </w:r>
      <w:r w:rsidRPr="001E702D">
        <w:t xml:space="preserve"> between the </w:t>
      </w:r>
      <w:r>
        <w:t>experiments,</w:t>
      </w:r>
      <w:r w:rsidRPr="001E702D">
        <w:t xml:space="preserve"> with the highest value</w:t>
      </w:r>
      <w:r>
        <w:t xml:space="preserve"> observed</w:t>
      </w:r>
      <w:r w:rsidRPr="001E702D">
        <w:t xml:space="preserve"> in March (28638 J.cm</w:t>
      </w:r>
      <w:r w:rsidRPr="001E702D">
        <w:rPr>
          <w:vertAlign w:val="superscript"/>
        </w:rPr>
        <w:t>-2</w:t>
      </w:r>
      <w:r w:rsidRPr="001E702D">
        <w:t>) compared to August (18784 J.cm</w:t>
      </w:r>
      <w:r w:rsidRPr="001E702D">
        <w:rPr>
          <w:vertAlign w:val="superscript"/>
        </w:rPr>
        <w:t>-2</w:t>
      </w:r>
      <w:r w:rsidRPr="001E702D">
        <w:t>) and September (14826 J.cm</w:t>
      </w:r>
      <w:r w:rsidRPr="001E702D">
        <w:rPr>
          <w:vertAlign w:val="superscript"/>
        </w:rPr>
        <w:t>-2</w:t>
      </w:r>
      <w:r w:rsidRPr="001E702D">
        <w:t>) (Fi</w:t>
      </w:r>
      <w:r>
        <w:t xml:space="preserve">g. </w:t>
      </w:r>
      <w:r w:rsidRPr="001E702D">
        <w:t>1b). These differences in temperatures and radiations can support differences observed in</w:t>
      </w:r>
      <w:r>
        <w:t xml:space="preserve"> the</w:t>
      </w:r>
      <w:r w:rsidRPr="001E702D">
        <w:t xml:space="preserve"> </w:t>
      </w:r>
      <w:r>
        <w:t>average</w:t>
      </w:r>
      <w:r w:rsidRPr="001E702D">
        <w:t xml:space="preserve"> </w:t>
      </w:r>
      <w:r>
        <w:t>whole-</w:t>
      </w:r>
      <w:r w:rsidRPr="001E702D">
        <w:t>plant total dry biomass</w:t>
      </w:r>
      <w:r>
        <w:t xml:space="preserve"> (TDW)</w:t>
      </w:r>
      <w:r w:rsidRPr="001E702D">
        <w:t xml:space="preserve">, with higher values in March compared to the August and September </w:t>
      </w:r>
      <w:r>
        <w:t>experiment</w:t>
      </w:r>
      <w:r w:rsidRPr="001E702D">
        <w:t>s (Fig</w:t>
      </w:r>
      <w:r>
        <w:t>.</w:t>
      </w:r>
      <w:r w:rsidRPr="001E702D">
        <w:t xml:space="preserve"> 1c, Supplemental Table 2). Based on these data, we concluded that an environmental effect existed between the three </w:t>
      </w:r>
      <w:r>
        <w:t>experiment</w:t>
      </w:r>
      <w:r w:rsidRPr="001E702D">
        <w:t xml:space="preserve">s that required to be </w:t>
      </w:r>
      <w:r>
        <w:t>adjusted</w:t>
      </w:r>
      <w:r w:rsidRPr="001E702D">
        <w:t xml:space="preserve">. A linear mixed model was applied </w:t>
      </w:r>
      <w:r>
        <w:t>to</w:t>
      </w:r>
      <w:r w:rsidRPr="001E702D">
        <w:t xml:space="preserve"> the raw data considering the random effect of blocks as well as the fixed effect of genotypes and </w:t>
      </w:r>
      <w:r w:rsidR="00271BC7">
        <w:t>check</w:t>
      </w:r>
      <w:r>
        <w:t xml:space="preserve"> accessions</w:t>
      </w:r>
      <w:r w:rsidRPr="001E702D">
        <w:t xml:space="preserve"> in each block. The adjusted values obtained for each genotype were therefore BLUE values. After </w:t>
      </w:r>
      <w:r>
        <w:t>adjustment</w:t>
      </w:r>
      <w:r w:rsidRPr="001E702D">
        <w:t>, the mean TDW of the whole panel was equal to 4.28 g per plant (Fig</w:t>
      </w:r>
      <w:r>
        <w:t>.</w:t>
      </w:r>
      <w:r w:rsidRPr="001E702D">
        <w:t xml:space="preserve"> 1c)</w:t>
      </w:r>
      <w:r w:rsidR="00FA1514">
        <w:t>.</w:t>
      </w:r>
    </w:p>
    <w:p w14:paraId="753F7AB7" w14:textId="2A77DD4A" w:rsidR="001859B5" w:rsidRPr="003C7401" w:rsidRDefault="003C7401" w:rsidP="003C7401">
      <w:pPr>
        <w:pStyle w:val="PCJFigure"/>
      </w:pPr>
      <w:r w:rsidRPr="003C7401">
        <w:rPr>
          <w:lang w:val="en-US"/>
        </w:rPr>
        <w:lastRenderedPageBreak/>
        <w:drawing>
          <wp:inline distT="0" distB="0" distL="0" distR="0" wp14:anchorId="53713227" wp14:editId="2AB52BB7">
            <wp:extent cx="5727700" cy="2637790"/>
            <wp:effectExtent l="0" t="0" r="6350" b="0"/>
            <wp:docPr id="10" name="Image 9">
              <a:extLst xmlns:a="http://schemas.openxmlformats.org/drawingml/2006/main">
                <a:ext uri="{FF2B5EF4-FFF2-40B4-BE49-F238E27FC236}">
                  <a16:creationId xmlns:a16="http://schemas.microsoft.com/office/drawing/2014/main" id="{918BA5A3-AA1E-4729-AC69-2DA419B36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918BA5A3-AA1E-4729-AC69-2DA419B36053}"/>
                        </a:ext>
                      </a:extLst>
                    </pic:cNvPr>
                    <pic:cNvPicPr>
                      <a:picLocks noChangeAspect="1"/>
                    </pic:cNvPicPr>
                  </pic:nvPicPr>
                  <pic:blipFill>
                    <a:blip r:embed="rId10"/>
                    <a:stretch>
                      <a:fillRect/>
                    </a:stretch>
                  </pic:blipFill>
                  <pic:spPr>
                    <a:xfrm>
                      <a:off x="0" y="0"/>
                      <a:ext cx="5727700" cy="2637790"/>
                    </a:xfrm>
                    <a:prstGeom prst="rect">
                      <a:avLst/>
                    </a:prstGeom>
                  </pic:spPr>
                </pic:pic>
              </a:graphicData>
            </a:graphic>
          </wp:inline>
        </w:drawing>
      </w:r>
    </w:p>
    <w:p w14:paraId="6E15DC76" w14:textId="692F5E02" w:rsidR="00361F5E" w:rsidRPr="00361F5E" w:rsidRDefault="003C7401" w:rsidP="00361F5E">
      <w:pPr>
        <w:pStyle w:val="PCJcaptionfigure"/>
      </w:pPr>
      <w:r w:rsidRPr="007A5286">
        <w:t xml:space="preserve">Figure 1 - </w:t>
      </w:r>
      <w:r w:rsidR="00361F5E">
        <w:t>C</w:t>
      </w:r>
      <w:r w:rsidR="00361F5E" w:rsidRPr="00361F5E">
        <w:rPr>
          <w:rFonts w:eastAsia="Calibri"/>
        </w:rPr>
        <w:t>omparison of the environmental conditions between the three experiments. (a) Thermal time (GDDc, cumulative growing degree-days) over the experiment (DAS, days after sowing). (b) Cumulative photosynthetic active radiation (PARc) over thermal time. (c) Total dry biomass (TDW) values for the whole panel at the end of each experiment and after linear mixed model adjustment (BLUE values in black).</w:t>
      </w:r>
    </w:p>
    <w:p w14:paraId="4A9F62BF" w14:textId="77777777" w:rsidR="00361F5E" w:rsidRPr="00B340C3" w:rsidRDefault="00361F5E" w:rsidP="00361F5E">
      <w:pPr>
        <w:pStyle w:val="PCJSubsection"/>
      </w:pPr>
      <w:r w:rsidRPr="00B340C3">
        <w:t>The diversity set was structured in three distinct gen</w:t>
      </w:r>
      <w:r>
        <w:t>omic</w:t>
      </w:r>
      <w:r w:rsidRPr="00B340C3">
        <w:t xml:space="preserve"> clusters</w:t>
      </w:r>
    </w:p>
    <w:p w14:paraId="23E9AA20" w14:textId="7EAE164B" w:rsidR="00361F5E" w:rsidRPr="001E702D" w:rsidRDefault="00361F5E" w:rsidP="00361F5E">
      <w:pPr>
        <w:pStyle w:val="PCJtext"/>
      </w:pPr>
      <w:r w:rsidRPr="00B340C3">
        <w:t xml:space="preserve">Genetic structure of the </w:t>
      </w:r>
      <w:r>
        <w:t>whole population</w:t>
      </w:r>
      <w:r w:rsidRPr="00B340C3">
        <w:t xml:space="preserve"> was assessed on the basis of SNP data using the first two </w:t>
      </w:r>
      <w:r>
        <w:t>dimension</w:t>
      </w:r>
      <w:r w:rsidRPr="001E702D">
        <w:t>s of the Principal Coordinates Analysis (PCoA) that explained 34% and 13% of the genetic variance respectively. Three genomic clusters (C1-C3) were identified (Fig</w:t>
      </w:r>
      <w:r>
        <w:t>.</w:t>
      </w:r>
      <w:r w:rsidRPr="001E702D">
        <w:t xml:space="preserve"> 2). First axis discriminated winter oilseed types (C1, n=141, incl. 10 winter fodder </w:t>
      </w:r>
      <w:r w:rsidRPr="00972F07">
        <w:t>rape</w:t>
      </w:r>
      <w:r>
        <w:t xml:space="preserve"> </w:t>
      </w:r>
      <w:r w:rsidRPr="001E702D">
        <w:t>and three spring oleaginous accessions) from spring oilseed genotypes (C2, n=65, incl. one African WOSR). Second axis primarily distinguished Asian genotypes from other types of rapeseed (C3, n=27, incl. 2 European swede and 3 European winter fodder types). Using the fixation index F</w:t>
      </w:r>
      <w:r w:rsidRPr="001E702D">
        <w:rPr>
          <w:vertAlign w:val="subscript"/>
        </w:rPr>
        <w:t>ST</w:t>
      </w:r>
      <w:r w:rsidRPr="001E702D">
        <w:t xml:space="preserve"> metric, the three genomic clusters appeared to be strongly differentiated, with F</w:t>
      </w:r>
      <w:r w:rsidRPr="001E702D">
        <w:rPr>
          <w:vertAlign w:val="subscript"/>
        </w:rPr>
        <w:t>ST</w:t>
      </w:r>
      <w:r w:rsidRPr="001E702D">
        <w:t xml:space="preserve"> values of 0.49, 0.46 and 0.47 between C1-C2, C1-C3 and C2-C3 respectively. In addition, </w:t>
      </w:r>
      <w:r>
        <w:t xml:space="preserve">using a Fst genome scan and </w:t>
      </w:r>
      <w:r w:rsidRPr="001E702D">
        <w:t>setting a threshold on the top 5% F</w:t>
      </w:r>
      <w:r w:rsidRPr="001E702D">
        <w:rPr>
          <w:vertAlign w:val="subscript"/>
        </w:rPr>
        <w:t>ST</w:t>
      </w:r>
      <w:r w:rsidRPr="001E702D">
        <w:t>, we identified a total of 226 genomic regions with strong differentiation between clusters C1 and C2, 251 between C1 and C3</w:t>
      </w:r>
      <w:r w:rsidR="00852F35">
        <w:t>,</w:t>
      </w:r>
      <w:r w:rsidRPr="001E702D">
        <w:t xml:space="preserve"> and 218 between C2 and C3 (Supplemental Table 3).</w:t>
      </w:r>
    </w:p>
    <w:p w14:paraId="3B130A19" w14:textId="651757F6" w:rsidR="00361F5E" w:rsidRDefault="00361F5E" w:rsidP="0062578B">
      <w:pPr>
        <w:pStyle w:val="PCJSub-subsection"/>
        <w:rPr>
          <w:rFonts w:cs="Arial"/>
          <w:lang w:val="fr-FR"/>
        </w:rPr>
      </w:pPr>
    </w:p>
    <w:p w14:paraId="4B96616B" w14:textId="04E18FE7" w:rsidR="00361F5E" w:rsidRDefault="00361F5E" w:rsidP="00361F5E">
      <w:pPr>
        <w:pStyle w:val="PCJFigure"/>
      </w:pPr>
    </w:p>
    <w:p w14:paraId="1BC5BD4B" w14:textId="77777777" w:rsidR="00E35A50" w:rsidRDefault="00E35A50" w:rsidP="00361F5E">
      <w:pPr>
        <w:pStyle w:val="PCJcaptionfigure"/>
        <w:rPr>
          <w:lang w:val="fr-FR"/>
        </w:rPr>
      </w:pPr>
    </w:p>
    <w:p w14:paraId="736ED0E0" w14:textId="040E1D77" w:rsidR="00E35A50" w:rsidRDefault="00E35A50" w:rsidP="00E35A50">
      <w:pPr>
        <w:pStyle w:val="PCJFigure"/>
      </w:pPr>
      <w:r>
        <w:lastRenderedPageBreak/>
        <w:drawing>
          <wp:inline distT="0" distB="0" distL="0" distR="0" wp14:anchorId="4FA374CB" wp14:editId="47AF1493">
            <wp:extent cx="5029200" cy="3554908"/>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1339" cy="3570557"/>
                    </a:xfrm>
                    <a:prstGeom prst="rect">
                      <a:avLst/>
                    </a:prstGeom>
                    <a:noFill/>
                  </pic:spPr>
                </pic:pic>
              </a:graphicData>
            </a:graphic>
          </wp:inline>
        </w:drawing>
      </w:r>
    </w:p>
    <w:p w14:paraId="03DFE532" w14:textId="0DE23AC8" w:rsidR="00361F5E" w:rsidRPr="00361F5E" w:rsidRDefault="00361F5E" w:rsidP="00361F5E">
      <w:pPr>
        <w:pStyle w:val="PCJcaptionfigure"/>
        <w:rPr>
          <w:lang w:val="fr-FR"/>
        </w:rPr>
      </w:pPr>
      <w:r>
        <w:rPr>
          <w:lang w:val="fr-FR"/>
        </w:rPr>
        <w:t>Figure 2</w:t>
      </w:r>
      <w:r w:rsidR="00FA1514">
        <w:rPr>
          <w:lang w:val="fr-FR"/>
        </w:rPr>
        <w:t xml:space="preserve"> </w:t>
      </w:r>
      <w:r>
        <w:rPr>
          <w:lang w:val="fr-FR"/>
        </w:rPr>
        <w:t xml:space="preserve">- </w:t>
      </w:r>
      <w:r w:rsidR="001529C3">
        <w:t xml:space="preserve">Genetic structure of the </w:t>
      </w:r>
      <w:r w:rsidR="00BC1EB1">
        <w:t>diversity</w:t>
      </w:r>
      <w:r w:rsidR="001529C3">
        <w:t xml:space="preserve"> </w:t>
      </w:r>
      <w:r w:rsidR="00BC1EB1">
        <w:t>panel</w:t>
      </w:r>
      <w:r w:rsidR="001529C3">
        <w:t xml:space="preserve"> (</w:t>
      </w:r>
      <w:r w:rsidRPr="00361F5E">
        <w:t>233 rapeseed genotypes</w:t>
      </w:r>
      <w:r w:rsidR="001529C3">
        <w:t>)</w:t>
      </w:r>
      <w:r w:rsidRPr="00361F5E">
        <w:t>.</w:t>
      </w:r>
      <w:r>
        <w:t xml:space="preserve"> </w:t>
      </w:r>
      <w:r w:rsidRPr="00361F5E">
        <w:t xml:space="preserve">The genetic structure was established by using the first two components of a principal coordinates analysis based on the SNP data. Clustering method </w:t>
      </w:r>
      <w:r w:rsidR="00852F35">
        <w:t>revealed</w:t>
      </w:r>
      <w:r w:rsidR="00852F35" w:rsidRPr="00361F5E">
        <w:t xml:space="preserve"> </w:t>
      </w:r>
      <w:r w:rsidRPr="00361F5E">
        <w:t>three different clusters (C1-C3). Accessions are depicted according to their own type.</w:t>
      </w:r>
    </w:p>
    <w:p w14:paraId="0716A3D1" w14:textId="7B15F1E3" w:rsidR="00361F5E" w:rsidRDefault="00361F5E" w:rsidP="00361F5E">
      <w:pPr>
        <w:pStyle w:val="PCJSubsection"/>
      </w:pPr>
      <w:r>
        <w:t xml:space="preserve">The genotypic diversity of early plant </w:t>
      </w:r>
      <w:r w:rsidR="00B248C5">
        <w:t xml:space="preserve">vigor </w:t>
      </w:r>
      <w:r>
        <w:t>phenotype was summarized by four PCA dimensions</w:t>
      </w:r>
      <w:r w:rsidRPr="00AD252E">
        <w:t xml:space="preserve"> </w:t>
      </w:r>
    </w:p>
    <w:p w14:paraId="0FA58445" w14:textId="0D46E65C" w:rsidR="00A51C87" w:rsidRDefault="00361F5E" w:rsidP="00190910">
      <w:pPr>
        <w:pStyle w:val="PCJtext"/>
      </w:pPr>
      <w:bookmarkStart w:id="7" w:name="_Hlk179236897"/>
      <w:r>
        <w:t>The relationship</w:t>
      </w:r>
      <w:r w:rsidR="007C3A21">
        <w:t>s</w:t>
      </w:r>
      <w:r>
        <w:t xml:space="preserve"> between the traits </w:t>
      </w:r>
      <w:r w:rsidR="00F91A5E">
        <w:t xml:space="preserve">were </w:t>
      </w:r>
      <w:r>
        <w:t xml:space="preserve">initially investigated using correlation analysis. </w:t>
      </w:r>
      <w:r w:rsidR="00A51C87">
        <w:t xml:space="preserve">Of the 16 traits under study, RDW was the only one that positively or negatively correlated to all the other ones but with weak to medium coefficients (-0.52 &lt; r &lt; 0.77). </w:t>
      </w:r>
      <w:r w:rsidR="00F91A5E">
        <w:t xml:space="preserve">In contrast, SCA and NUtE displayed very weak to null correlations with all the other traits. </w:t>
      </w:r>
      <w:r w:rsidRPr="00DC57F9">
        <w:t xml:space="preserve">The correlogram revealed </w:t>
      </w:r>
      <w:r w:rsidR="00490081">
        <w:t>four</w:t>
      </w:r>
      <w:r w:rsidR="00490081" w:rsidRPr="00DC57F9">
        <w:t xml:space="preserve"> </w:t>
      </w:r>
      <w:r w:rsidRPr="00DC57F9">
        <w:t>distinct groups of traits</w:t>
      </w:r>
      <w:r w:rsidR="00490081">
        <w:t xml:space="preserve"> that were highly positively correlated (r &gt; 0.7)</w:t>
      </w:r>
      <w:r w:rsidRPr="00DC57F9">
        <w:t xml:space="preserve"> </w:t>
      </w:r>
      <w:r w:rsidR="00490081">
        <w:t xml:space="preserve">as following </w:t>
      </w:r>
      <w:r w:rsidR="00490081" w:rsidRPr="00DC57F9">
        <w:t>(Fig</w:t>
      </w:r>
      <w:r w:rsidR="00490081">
        <w:t>.</w:t>
      </w:r>
      <w:r w:rsidR="00490081" w:rsidRPr="00DC57F9">
        <w:t xml:space="preserve"> 3)</w:t>
      </w:r>
      <w:r w:rsidR="00490081">
        <w:t xml:space="preserve">: group 1 gathered the </w:t>
      </w:r>
      <w:r w:rsidR="00A51C87">
        <w:t xml:space="preserve">leaf growth speed </w:t>
      </w:r>
      <w:r w:rsidR="00490081">
        <w:t xml:space="preserve">traits </w:t>
      </w:r>
      <w:r w:rsidR="00A51C87">
        <w:t>(Sp)</w:t>
      </w:r>
      <w:r w:rsidR="00490081">
        <w:t>, group 2 included the</w:t>
      </w:r>
      <w:r w:rsidR="00A51C87">
        <w:t xml:space="preserve"> biomass</w:t>
      </w:r>
      <w:r w:rsidRPr="003F6530">
        <w:t xml:space="preserve"> </w:t>
      </w:r>
      <w:r w:rsidR="00490081">
        <w:t xml:space="preserve">related traits </w:t>
      </w:r>
      <w:r w:rsidR="00A51C87">
        <w:t>(LA, SDW</w:t>
      </w:r>
      <w:r w:rsidR="00490081">
        <w:t>, RDW</w:t>
      </w:r>
      <w:r w:rsidR="00A51C87">
        <w:t xml:space="preserve"> and SNQ)</w:t>
      </w:r>
      <w:r w:rsidR="00490081">
        <w:t xml:space="preserve">, group 3 consisted of </w:t>
      </w:r>
      <w:r w:rsidR="00F91A5E">
        <w:t xml:space="preserve">traits of biomass allocation </w:t>
      </w:r>
      <w:r w:rsidR="00490081">
        <w:t>(LWR, SR</w:t>
      </w:r>
      <w:r w:rsidR="00F91A5E">
        <w:t xml:space="preserve">) and SNU, </w:t>
      </w:r>
      <w:r w:rsidR="00490081">
        <w:t xml:space="preserve">and group 4 </w:t>
      </w:r>
      <w:r w:rsidR="00CF16EB">
        <w:t xml:space="preserve">contained </w:t>
      </w:r>
      <w:r w:rsidR="00F91A5E">
        <w:t xml:space="preserve">the traits of efficiencies </w:t>
      </w:r>
      <w:r w:rsidR="00490081">
        <w:t>(LAR, SLA and LASNQ).</w:t>
      </w:r>
      <w:r w:rsidR="00F91A5E">
        <w:t xml:space="preserve"> </w:t>
      </w:r>
      <w:r w:rsidR="00CF16EB">
        <w:t>Interestingly, groups 1 and 2 were moderately correlated between each others.</w:t>
      </w:r>
    </w:p>
    <w:p w14:paraId="59D82C23" w14:textId="77777777" w:rsidR="00190910" w:rsidRDefault="00190910">
      <w:pPr>
        <w:jc w:val="left"/>
        <w:rPr>
          <w:rFonts w:ascii="Arial" w:eastAsia="Times New Roman" w:hAnsi="Arial" w:cs="Calibri (Corps)"/>
          <w:noProof/>
          <w:color w:val="auto"/>
          <w:sz w:val="21"/>
          <w:lang w:eastAsia="fr-FR"/>
        </w:rPr>
      </w:pPr>
      <w:r>
        <w:br w:type="page"/>
      </w:r>
    </w:p>
    <w:p w14:paraId="17E3D306" w14:textId="77777777" w:rsidR="00190910" w:rsidRDefault="00190910" w:rsidP="00190910">
      <w:pPr>
        <w:pStyle w:val="PCJtext"/>
      </w:pPr>
    </w:p>
    <w:p w14:paraId="44FDEAEA" w14:textId="1B949848" w:rsidR="00361F5E" w:rsidRDefault="00361F5E" w:rsidP="00361F5E">
      <w:pPr>
        <w:pStyle w:val="PCJFigure"/>
      </w:pPr>
      <w:r>
        <w:drawing>
          <wp:inline distT="0" distB="0" distL="0" distR="0" wp14:anchorId="409A33C6" wp14:editId="58202D45">
            <wp:extent cx="4116773" cy="450043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5514" cy="4509993"/>
                    </a:xfrm>
                    <a:prstGeom prst="rect">
                      <a:avLst/>
                    </a:prstGeom>
                    <a:noFill/>
                  </pic:spPr>
                </pic:pic>
              </a:graphicData>
            </a:graphic>
          </wp:inline>
        </w:drawing>
      </w:r>
    </w:p>
    <w:p w14:paraId="7F0CBAA0" w14:textId="2B08230D" w:rsidR="00361F5E" w:rsidRPr="00361F5E" w:rsidRDefault="00361F5E" w:rsidP="00361F5E">
      <w:pPr>
        <w:pStyle w:val="PCJcaptionfigure"/>
        <w:rPr>
          <w:lang w:val="fr-FR"/>
        </w:rPr>
      </w:pPr>
      <w:r w:rsidRPr="00361F5E">
        <w:t>Fig</w:t>
      </w:r>
      <w:r>
        <w:t xml:space="preserve">ure </w:t>
      </w:r>
      <w:r w:rsidRPr="00361F5E">
        <w:t>3</w:t>
      </w:r>
      <w:r>
        <w:t xml:space="preserve"> -</w:t>
      </w:r>
      <w:r w:rsidRPr="00361F5E">
        <w:t xml:space="preserve"> Correlation coefficients for traits associated with early plant </w:t>
      </w:r>
      <w:r w:rsidR="00B248C5">
        <w:t>vigor</w:t>
      </w:r>
      <w:r w:rsidRPr="00361F5E">
        <w:t xml:space="preserve"> scored on 233 rapeseed genotypes. Non-significant correlations are not shown. </w:t>
      </w:r>
    </w:p>
    <w:p w14:paraId="0F6E7781" w14:textId="77777777" w:rsidR="00361F5E" w:rsidRPr="00361F5E" w:rsidRDefault="00361F5E" w:rsidP="00361F5E">
      <w:pPr>
        <w:pStyle w:val="PCJtext"/>
        <w:rPr>
          <w:lang w:val="fr-FR"/>
        </w:rPr>
      </w:pPr>
    </w:p>
    <w:bookmarkEnd w:id="7"/>
    <w:p w14:paraId="675978E7" w14:textId="251CB721" w:rsidR="00190910" w:rsidRDefault="00C5402A" w:rsidP="00190910">
      <w:pPr>
        <w:pStyle w:val="PCJtext"/>
        <w:ind w:firstLine="709"/>
      </w:pPr>
      <w:r>
        <w:t>The</w:t>
      </w:r>
      <w:r w:rsidR="00190910">
        <w:t xml:space="preserve"> principal component analysis revealed four principal dimensions </w:t>
      </w:r>
      <w:r w:rsidR="00190910" w:rsidRPr="001E702D">
        <w:t xml:space="preserve">that explained altogether </w:t>
      </w:r>
      <w:r w:rsidR="00190910">
        <w:t xml:space="preserve">84.5% </w:t>
      </w:r>
      <w:r w:rsidR="00190910" w:rsidRPr="001E702D">
        <w:t>of the phenotypic variability (</w:t>
      </w:r>
      <w:r w:rsidR="00190910" w:rsidRPr="00B84AC4">
        <w:t xml:space="preserve">Table </w:t>
      </w:r>
      <w:r>
        <w:t>2; Supplemental Fig</w:t>
      </w:r>
      <w:r w:rsidR="00452D41">
        <w:t xml:space="preserve">ure </w:t>
      </w:r>
      <w:r>
        <w:t>1</w:t>
      </w:r>
      <w:r w:rsidR="00190910" w:rsidRPr="00B84AC4">
        <w:t xml:space="preserve">). The first dimension (33% of the variance) was </w:t>
      </w:r>
      <w:r>
        <w:t xml:space="preserve">determined </w:t>
      </w:r>
      <w:r w:rsidR="00B36115">
        <w:t xml:space="preserve">by </w:t>
      </w:r>
      <w:r w:rsidRPr="00213847">
        <w:t>leaf growth speeds</w:t>
      </w:r>
      <w:r w:rsidR="00B36115">
        <w:t xml:space="preserve"> (Sp)</w:t>
      </w:r>
      <w:r w:rsidRPr="00213847">
        <w:t>, SDW, RDW and SNQ</w:t>
      </w:r>
      <w:r w:rsidRPr="00C5402A">
        <w:t xml:space="preserve"> </w:t>
      </w:r>
      <w:r w:rsidRPr="001E702D">
        <w:t>illustrating the genotype capacity to</w:t>
      </w:r>
      <w:r>
        <w:t xml:space="preserve"> rapidly elaborate leaf area and biomass. The second dimension </w:t>
      </w:r>
      <w:r w:rsidRPr="001E702D">
        <w:t xml:space="preserve">explained </w:t>
      </w:r>
      <w:r>
        <w:t>almost 20</w:t>
      </w:r>
      <w:r w:rsidRPr="001E702D">
        <w:t xml:space="preserve">% of the variance and was positively associated with </w:t>
      </w:r>
      <w:r>
        <w:t>SR, LWR and SNU</w:t>
      </w:r>
      <w:r w:rsidRPr="001E702D">
        <w:t xml:space="preserve">, thus representing the </w:t>
      </w:r>
      <w:r>
        <w:t>processes of nitrogen absorption and preferential biomass allocation to shoot</w:t>
      </w:r>
      <w:r w:rsidRPr="001E702D">
        <w:t>.</w:t>
      </w:r>
      <w:r w:rsidR="00190910" w:rsidRPr="001E702D">
        <w:t>The third dimension (</w:t>
      </w:r>
      <w:r w:rsidR="00190910">
        <w:t>16.5</w:t>
      </w:r>
      <w:r w:rsidR="00190910" w:rsidRPr="001E702D">
        <w:t xml:space="preserve">% of the variance) was positively associated with </w:t>
      </w:r>
      <w:r w:rsidR="00190910">
        <w:t>SCA, SDW and LA and negatively correlated to speed of aerial growth (Sp</w:t>
      </w:r>
      <w:r w:rsidR="00190910" w:rsidRPr="00BC1EB1">
        <w:rPr>
          <w:vertAlign w:val="subscript"/>
        </w:rPr>
        <w:t>L1-L4</w:t>
      </w:r>
      <w:r w:rsidR="00190910">
        <w:t>, Sp</w:t>
      </w:r>
      <w:r w:rsidR="00190910" w:rsidRPr="00BC1EB1">
        <w:rPr>
          <w:vertAlign w:val="subscript"/>
        </w:rPr>
        <w:t>L3-L4</w:t>
      </w:r>
      <w:r w:rsidR="00190910">
        <w:t xml:space="preserve">), representing </w:t>
      </w:r>
      <w:r w:rsidR="00190910" w:rsidRPr="00B340C3">
        <w:t xml:space="preserve">ability </w:t>
      </w:r>
      <w:r w:rsidR="00190910">
        <w:t xml:space="preserve">of the plant </w:t>
      </w:r>
      <w:r w:rsidR="00190910" w:rsidRPr="00B340C3">
        <w:t>to utilize</w:t>
      </w:r>
      <w:r w:rsidR="00190910">
        <w:t xml:space="preserve"> efficiently</w:t>
      </w:r>
      <w:r w:rsidR="00190910" w:rsidRPr="00B340C3">
        <w:t xml:space="preserve"> </w:t>
      </w:r>
      <w:r w:rsidR="00190910">
        <w:t>carbon to elaborate leaves surface and biomass. The fourth dimension (1</w:t>
      </w:r>
      <w:r w:rsidR="0057207B">
        <w:t>5</w:t>
      </w:r>
      <w:r w:rsidR="00190910">
        <w:t>% of variance) was mainly explained by SLA, LAR and LASNQ (each trait contributed to more than 20% of the fourth dimension)</w:t>
      </w:r>
      <w:r>
        <w:t xml:space="preserve">, describing </w:t>
      </w:r>
      <w:r w:rsidR="00190910">
        <w:t xml:space="preserve">the ability to develop a large leaf area per unit of accumulated biomass or per unit of N taken up by the plant. </w:t>
      </w:r>
      <w:r w:rsidR="00D546AF" w:rsidRPr="00D546AF">
        <w:t xml:space="preserve">These four </w:t>
      </w:r>
      <w:r w:rsidR="00D546AF">
        <w:t xml:space="preserve">PCA </w:t>
      </w:r>
      <w:r w:rsidR="00D546AF" w:rsidRPr="00D546AF">
        <w:t>dimensions were entirely consistent with the groups of traits that were strongly positively correlated</w:t>
      </w:r>
      <w:r w:rsidR="00D546AF">
        <w:t xml:space="preserve"> </w:t>
      </w:r>
      <w:r>
        <w:t xml:space="preserve">(Fig. 3). </w:t>
      </w:r>
    </w:p>
    <w:p w14:paraId="2DAD1D5B" w14:textId="77777777" w:rsidR="00B36115" w:rsidRDefault="00B36115">
      <w:pPr>
        <w:jc w:val="left"/>
        <w:rPr>
          <w:rFonts w:ascii="Arial" w:eastAsia="Times New Roman" w:hAnsi="Arial" w:cs="Calibri (Corps)"/>
          <w:b/>
          <w:bCs/>
          <w:noProof/>
          <w:sz w:val="20"/>
          <w:lang w:eastAsia="fr-FR"/>
        </w:rPr>
      </w:pPr>
      <w:r>
        <w:rPr>
          <w:b/>
          <w:bCs/>
        </w:rPr>
        <w:br w:type="page"/>
      </w:r>
    </w:p>
    <w:p w14:paraId="055E7525" w14:textId="31BB205E" w:rsidR="00CF16EB" w:rsidRPr="004B37C7" w:rsidRDefault="00CF16EB" w:rsidP="00CF16EB">
      <w:pPr>
        <w:pStyle w:val="PCJtablelegend"/>
        <w:rPr>
          <w:lang w:eastAsia="en-US"/>
        </w:rPr>
      </w:pPr>
      <w:r w:rsidRPr="00AB07F6">
        <w:rPr>
          <w:b/>
          <w:bCs/>
        </w:rPr>
        <w:lastRenderedPageBreak/>
        <w:t>Table 2</w:t>
      </w:r>
      <w:r>
        <w:t xml:space="preserve">. </w:t>
      </w:r>
      <w:r w:rsidRPr="00AB07F6">
        <w:t>PCA dimension eigenvalues</w:t>
      </w:r>
      <w:r>
        <w:t xml:space="preserve"> and percentage of explained variance (a),</w:t>
      </w:r>
      <w:r w:rsidRPr="00AB07F6">
        <w:t xml:space="preserve"> and contribution of each early plant </w:t>
      </w:r>
      <w:r w:rsidR="00B248C5">
        <w:t>vigor</w:t>
      </w:r>
      <w:r w:rsidRPr="00AB07F6">
        <w:t xml:space="preserve"> related-trait to PCA dimensions</w:t>
      </w:r>
      <w:r>
        <w:t xml:space="preserve"> (b).</w:t>
      </w:r>
    </w:p>
    <w:tbl>
      <w:tblPr>
        <w:tblW w:w="8899" w:type="dxa"/>
        <w:tblCellMar>
          <w:left w:w="70" w:type="dxa"/>
          <w:right w:w="70" w:type="dxa"/>
        </w:tblCellMar>
        <w:tblLook w:val="04A0" w:firstRow="1" w:lastRow="0" w:firstColumn="1" w:lastColumn="0" w:noHBand="0" w:noVBand="1"/>
      </w:tblPr>
      <w:tblGrid>
        <w:gridCol w:w="993"/>
        <w:gridCol w:w="367"/>
        <w:gridCol w:w="908"/>
        <w:gridCol w:w="426"/>
        <w:gridCol w:w="532"/>
        <w:gridCol w:w="289"/>
        <w:gridCol w:w="454"/>
        <w:gridCol w:w="426"/>
        <w:gridCol w:w="439"/>
        <w:gridCol w:w="269"/>
        <w:gridCol w:w="351"/>
        <w:gridCol w:w="358"/>
        <w:gridCol w:w="425"/>
        <w:gridCol w:w="284"/>
        <w:gridCol w:w="43"/>
        <w:gridCol w:w="588"/>
        <w:gridCol w:w="361"/>
        <w:gridCol w:w="567"/>
        <w:gridCol w:w="121"/>
        <w:gridCol w:w="629"/>
        <w:gridCol w:w="69"/>
      </w:tblGrid>
      <w:tr w:rsidR="00CF16EB" w:rsidRPr="00B5450E" w14:paraId="14928D58" w14:textId="77777777" w:rsidTr="00CB0B4B">
        <w:trPr>
          <w:trHeight w:val="299"/>
        </w:trPr>
        <w:tc>
          <w:tcPr>
            <w:tcW w:w="4834" w:type="dxa"/>
            <w:gridSpan w:val="9"/>
            <w:tcBorders>
              <w:top w:val="nil"/>
              <w:left w:val="nil"/>
              <w:bottom w:val="nil"/>
              <w:right w:val="nil"/>
            </w:tcBorders>
            <w:shd w:val="clear" w:color="auto" w:fill="auto"/>
            <w:noWrap/>
            <w:vAlign w:val="bottom"/>
            <w:hideMark/>
          </w:tcPr>
          <w:p w14:paraId="13C0B1AF" w14:textId="77777777" w:rsidR="00CF16EB" w:rsidRPr="004B37C7" w:rsidRDefault="00CF16EB" w:rsidP="00CB0B4B">
            <w:pPr>
              <w:pStyle w:val="PCJTable"/>
              <w:rPr>
                <w:b/>
                <w:bCs/>
                <w:lang w:val="fr-FR" w:eastAsia="fr-FR"/>
              </w:rPr>
            </w:pPr>
            <w:r w:rsidRPr="004B37C7">
              <w:rPr>
                <w:b/>
                <w:bCs/>
                <w:lang w:val="fr-FR" w:eastAsia="fr-FR"/>
              </w:rPr>
              <w:t>a) PCA dimension eigenvalues and percentage of explained variance</w:t>
            </w:r>
          </w:p>
        </w:tc>
        <w:tc>
          <w:tcPr>
            <w:tcW w:w="620" w:type="dxa"/>
            <w:gridSpan w:val="2"/>
            <w:tcBorders>
              <w:top w:val="nil"/>
              <w:left w:val="nil"/>
              <w:bottom w:val="nil"/>
              <w:right w:val="nil"/>
            </w:tcBorders>
            <w:shd w:val="clear" w:color="auto" w:fill="auto"/>
            <w:noWrap/>
            <w:vAlign w:val="bottom"/>
            <w:hideMark/>
          </w:tcPr>
          <w:p w14:paraId="626D449D" w14:textId="77777777" w:rsidR="00CF16EB" w:rsidRPr="00B5450E" w:rsidRDefault="00CF16EB" w:rsidP="00CB0B4B">
            <w:pPr>
              <w:pStyle w:val="PCJTable"/>
              <w:rPr>
                <w:lang w:val="fr-FR" w:eastAsia="fr-FR"/>
              </w:rPr>
            </w:pPr>
          </w:p>
        </w:tc>
        <w:tc>
          <w:tcPr>
            <w:tcW w:w="1110" w:type="dxa"/>
            <w:gridSpan w:val="4"/>
            <w:tcBorders>
              <w:top w:val="nil"/>
              <w:left w:val="nil"/>
              <w:bottom w:val="nil"/>
              <w:right w:val="nil"/>
            </w:tcBorders>
            <w:shd w:val="clear" w:color="auto" w:fill="auto"/>
            <w:noWrap/>
            <w:vAlign w:val="bottom"/>
            <w:hideMark/>
          </w:tcPr>
          <w:p w14:paraId="14EE242A" w14:textId="77777777" w:rsidR="00CF16EB" w:rsidRPr="00B5450E" w:rsidRDefault="00CF16EB" w:rsidP="00CB0B4B">
            <w:pPr>
              <w:pStyle w:val="PCJTable"/>
              <w:rPr>
                <w:rFonts w:cs="Times New Roman"/>
                <w:color w:val="auto"/>
                <w:lang w:val="fr-FR" w:eastAsia="fr-FR"/>
              </w:rPr>
            </w:pPr>
          </w:p>
        </w:tc>
        <w:tc>
          <w:tcPr>
            <w:tcW w:w="588" w:type="dxa"/>
            <w:tcBorders>
              <w:top w:val="nil"/>
              <w:left w:val="nil"/>
              <w:bottom w:val="nil"/>
              <w:right w:val="nil"/>
            </w:tcBorders>
            <w:shd w:val="clear" w:color="auto" w:fill="auto"/>
            <w:noWrap/>
            <w:vAlign w:val="bottom"/>
            <w:hideMark/>
          </w:tcPr>
          <w:p w14:paraId="0EEE0CAB" w14:textId="77777777" w:rsidR="00CF16EB" w:rsidRPr="00B5450E" w:rsidRDefault="00CF16EB" w:rsidP="00CB0B4B">
            <w:pPr>
              <w:pStyle w:val="PCJTable"/>
              <w:rPr>
                <w:rFonts w:cs="Times New Roman"/>
                <w:color w:val="auto"/>
                <w:lang w:val="fr-FR" w:eastAsia="fr-FR"/>
              </w:rPr>
            </w:pPr>
          </w:p>
        </w:tc>
        <w:tc>
          <w:tcPr>
            <w:tcW w:w="1747" w:type="dxa"/>
            <w:gridSpan w:val="5"/>
            <w:tcBorders>
              <w:top w:val="nil"/>
              <w:left w:val="nil"/>
              <w:bottom w:val="nil"/>
              <w:right w:val="nil"/>
            </w:tcBorders>
            <w:shd w:val="clear" w:color="auto" w:fill="auto"/>
            <w:noWrap/>
            <w:vAlign w:val="bottom"/>
            <w:hideMark/>
          </w:tcPr>
          <w:p w14:paraId="5D68B271" w14:textId="77777777" w:rsidR="00CF16EB" w:rsidRPr="00B5450E" w:rsidRDefault="00CF16EB" w:rsidP="00CB0B4B">
            <w:pPr>
              <w:pStyle w:val="PCJTable"/>
              <w:rPr>
                <w:rFonts w:cs="Times New Roman"/>
                <w:color w:val="auto"/>
                <w:lang w:val="fr-FR" w:eastAsia="fr-FR"/>
              </w:rPr>
            </w:pPr>
          </w:p>
        </w:tc>
      </w:tr>
      <w:tr w:rsidR="00CF16EB" w:rsidRPr="00B5450E" w14:paraId="438A7709" w14:textId="77777777" w:rsidTr="00CB0B4B">
        <w:trPr>
          <w:gridAfter w:val="7"/>
          <w:wAfter w:w="2378" w:type="dxa"/>
          <w:trHeight w:val="239"/>
        </w:trPr>
        <w:tc>
          <w:tcPr>
            <w:tcW w:w="3515" w:type="dxa"/>
            <w:gridSpan w:val="6"/>
            <w:tcBorders>
              <w:top w:val="nil"/>
              <w:left w:val="nil"/>
              <w:bottom w:val="single" w:sz="8" w:space="0" w:color="auto"/>
              <w:right w:val="nil"/>
            </w:tcBorders>
            <w:shd w:val="clear" w:color="auto" w:fill="auto"/>
            <w:noWrap/>
            <w:vAlign w:val="center"/>
            <w:hideMark/>
          </w:tcPr>
          <w:p w14:paraId="554518D9" w14:textId="77777777" w:rsidR="00CF16EB" w:rsidRPr="00B5450E" w:rsidRDefault="00CF16EB" w:rsidP="00CB0B4B">
            <w:pPr>
              <w:pStyle w:val="PCJTable"/>
              <w:rPr>
                <w:rFonts w:ascii="Lucida Console" w:hAnsi="Lucida Console"/>
                <w:lang w:val="fr-FR" w:eastAsia="fr-FR"/>
              </w:rPr>
            </w:pPr>
            <w:r w:rsidRPr="00B5450E">
              <w:rPr>
                <w:rFonts w:ascii="Lucida Console" w:hAnsi="Lucida Console"/>
                <w:lang w:val="fr-FR" w:eastAsia="fr-FR"/>
              </w:rPr>
              <w:t> </w:t>
            </w:r>
          </w:p>
        </w:tc>
        <w:tc>
          <w:tcPr>
            <w:tcW w:w="880" w:type="dxa"/>
            <w:gridSpan w:val="2"/>
            <w:tcBorders>
              <w:top w:val="nil"/>
              <w:left w:val="nil"/>
              <w:bottom w:val="single" w:sz="8" w:space="0" w:color="auto"/>
              <w:right w:val="nil"/>
            </w:tcBorders>
            <w:shd w:val="clear" w:color="auto" w:fill="auto"/>
            <w:noWrap/>
            <w:vAlign w:val="bottom"/>
            <w:hideMark/>
          </w:tcPr>
          <w:p w14:paraId="56D7194B" w14:textId="312A29BD" w:rsidR="00CF16EB" w:rsidRPr="00B5450E" w:rsidRDefault="00CF16EB" w:rsidP="00CB0B4B">
            <w:pPr>
              <w:pStyle w:val="PCJTable"/>
              <w:rPr>
                <w:szCs w:val="22"/>
                <w:lang w:val="fr-FR" w:eastAsia="fr-FR"/>
              </w:rPr>
            </w:pPr>
            <w:r w:rsidRPr="00B5450E">
              <w:rPr>
                <w:szCs w:val="22"/>
                <w:lang w:val="fr-FR" w:eastAsia="fr-FR"/>
              </w:rPr>
              <w:t>Dim.</w:t>
            </w:r>
            <w:r w:rsidR="00B36115">
              <w:rPr>
                <w:szCs w:val="22"/>
                <w:lang w:val="fr-FR" w:eastAsia="fr-FR"/>
              </w:rPr>
              <w:t xml:space="preserve"> </w:t>
            </w:r>
            <w:r w:rsidRPr="00B5450E">
              <w:rPr>
                <w:szCs w:val="22"/>
                <w:lang w:val="fr-FR" w:eastAsia="fr-FR"/>
              </w:rPr>
              <w:t>1</w:t>
            </w:r>
          </w:p>
        </w:tc>
        <w:tc>
          <w:tcPr>
            <w:tcW w:w="708" w:type="dxa"/>
            <w:gridSpan w:val="2"/>
            <w:tcBorders>
              <w:top w:val="nil"/>
              <w:left w:val="nil"/>
              <w:bottom w:val="single" w:sz="8" w:space="0" w:color="auto"/>
              <w:right w:val="nil"/>
            </w:tcBorders>
            <w:shd w:val="clear" w:color="auto" w:fill="auto"/>
            <w:noWrap/>
            <w:vAlign w:val="bottom"/>
            <w:hideMark/>
          </w:tcPr>
          <w:p w14:paraId="14F231A2" w14:textId="77777777" w:rsidR="00CF16EB" w:rsidRPr="00B5450E" w:rsidRDefault="00CF16EB" w:rsidP="00CB0B4B">
            <w:pPr>
              <w:pStyle w:val="PCJTable"/>
              <w:rPr>
                <w:szCs w:val="22"/>
                <w:lang w:val="fr-FR" w:eastAsia="fr-FR"/>
              </w:rPr>
            </w:pPr>
            <w:r w:rsidRPr="00B5450E">
              <w:rPr>
                <w:szCs w:val="22"/>
                <w:lang w:val="fr-FR" w:eastAsia="fr-FR"/>
              </w:rPr>
              <w:t>Dim. 2</w:t>
            </w:r>
          </w:p>
        </w:tc>
        <w:tc>
          <w:tcPr>
            <w:tcW w:w="709" w:type="dxa"/>
            <w:gridSpan w:val="2"/>
            <w:tcBorders>
              <w:top w:val="nil"/>
              <w:left w:val="nil"/>
              <w:bottom w:val="single" w:sz="8" w:space="0" w:color="auto"/>
              <w:right w:val="nil"/>
            </w:tcBorders>
            <w:shd w:val="clear" w:color="auto" w:fill="auto"/>
            <w:noWrap/>
            <w:vAlign w:val="bottom"/>
            <w:hideMark/>
          </w:tcPr>
          <w:p w14:paraId="2A66D018" w14:textId="77777777" w:rsidR="00CF16EB" w:rsidRPr="00B5450E" w:rsidRDefault="00CF16EB" w:rsidP="00CB0B4B">
            <w:pPr>
              <w:pStyle w:val="PCJTable"/>
              <w:rPr>
                <w:szCs w:val="22"/>
                <w:lang w:val="fr-FR" w:eastAsia="fr-FR"/>
              </w:rPr>
            </w:pPr>
            <w:r w:rsidRPr="00B5450E">
              <w:rPr>
                <w:szCs w:val="22"/>
                <w:lang w:val="fr-FR" w:eastAsia="fr-FR"/>
              </w:rPr>
              <w:t>Dim. 3</w:t>
            </w:r>
          </w:p>
        </w:tc>
        <w:tc>
          <w:tcPr>
            <w:tcW w:w="709" w:type="dxa"/>
            <w:gridSpan w:val="2"/>
            <w:tcBorders>
              <w:top w:val="nil"/>
              <w:left w:val="nil"/>
              <w:bottom w:val="single" w:sz="8" w:space="0" w:color="auto"/>
              <w:right w:val="nil"/>
            </w:tcBorders>
            <w:shd w:val="clear" w:color="auto" w:fill="auto"/>
            <w:noWrap/>
            <w:vAlign w:val="bottom"/>
            <w:hideMark/>
          </w:tcPr>
          <w:p w14:paraId="454A040E" w14:textId="77777777" w:rsidR="00CF16EB" w:rsidRPr="00B5450E" w:rsidRDefault="00CF16EB" w:rsidP="00CB0B4B">
            <w:pPr>
              <w:pStyle w:val="PCJTable"/>
              <w:rPr>
                <w:szCs w:val="22"/>
                <w:lang w:val="fr-FR" w:eastAsia="fr-FR"/>
              </w:rPr>
            </w:pPr>
            <w:r w:rsidRPr="00B5450E">
              <w:rPr>
                <w:szCs w:val="22"/>
                <w:lang w:val="fr-FR" w:eastAsia="fr-FR"/>
              </w:rPr>
              <w:t>Dim. 4</w:t>
            </w:r>
          </w:p>
        </w:tc>
      </w:tr>
      <w:tr w:rsidR="00CF16EB" w:rsidRPr="00B5450E" w14:paraId="6B8BC656" w14:textId="77777777" w:rsidTr="00CB0B4B">
        <w:trPr>
          <w:gridAfter w:val="7"/>
          <w:wAfter w:w="2378" w:type="dxa"/>
          <w:trHeight w:val="231"/>
        </w:trPr>
        <w:tc>
          <w:tcPr>
            <w:tcW w:w="3515" w:type="dxa"/>
            <w:gridSpan w:val="6"/>
            <w:tcBorders>
              <w:top w:val="nil"/>
              <w:left w:val="nil"/>
              <w:bottom w:val="nil"/>
              <w:right w:val="nil"/>
            </w:tcBorders>
            <w:shd w:val="clear" w:color="auto" w:fill="auto"/>
            <w:vAlign w:val="center"/>
            <w:hideMark/>
          </w:tcPr>
          <w:p w14:paraId="320567F7" w14:textId="77777777" w:rsidR="00CF16EB" w:rsidRPr="004B37C7" w:rsidRDefault="00CF16EB" w:rsidP="00CB0B4B">
            <w:pPr>
              <w:pStyle w:val="PCJTable"/>
            </w:pPr>
            <w:r w:rsidRPr="004B37C7">
              <w:t>eigenvalue</w:t>
            </w:r>
          </w:p>
        </w:tc>
        <w:tc>
          <w:tcPr>
            <w:tcW w:w="880" w:type="dxa"/>
            <w:gridSpan w:val="2"/>
            <w:tcBorders>
              <w:top w:val="nil"/>
              <w:left w:val="nil"/>
              <w:bottom w:val="nil"/>
              <w:right w:val="nil"/>
            </w:tcBorders>
            <w:shd w:val="clear" w:color="auto" w:fill="auto"/>
            <w:noWrap/>
            <w:vAlign w:val="center"/>
            <w:hideMark/>
          </w:tcPr>
          <w:p w14:paraId="14724474" w14:textId="77777777" w:rsidR="00CF16EB" w:rsidRPr="004B37C7" w:rsidRDefault="00CF16EB" w:rsidP="00CB0B4B">
            <w:pPr>
              <w:pStyle w:val="PCJTable"/>
            </w:pPr>
            <w:r w:rsidRPr="004B37C7">
              <w:t>5.3</w:t>
            </w:r>
          </w:p>
        </w:tc>
        <w:tc>
          <w:tcPr>
            <w:tcW w:w="708" w:type="dxa"/>
            <w:gridSpan w:val="2"/>
            <w:tcBorders>
              <w:top w:val="nil"/>
              <w:left w:val="nil"/>
              <w:bottom w:val="nil"/>
              <w:right w:val="nil"/>
            </w:tcBorders>
            <w:shd w:val="clear" w:color="auto" w:fill="auto"/>
            <w:noWrap/>
            <w:vAlign w:val="center"/>
            <w:hideMark/>
          </w:tcPr>
          <w:p w14:paraId="7EB8C1D2" w14:textId="77777777" w:rsidR="00CF16EB" w:rsidRPr="004B37C7" w:rsidRDefault="00CF16EB" w:rsidP="00CB0B4B">
            <w:pPr>
              <w:pStyle w:val="PCJTable"/>
            </w:pPr>
            <w:r w:rsidRPr="004B37C7">
              <w:t>3.2</w:t>
            </w:r>
          </w:p>
        </w:tc>
        <w:tc>
          <w:tcPr>
            <w:tcW w:w="709" w:type="dxa"/>
            <w:gridSpan w:val="2"/>
            <w:tcBorders>
              <w:top w:val="nil"/>
              <w:left w:val="nil"/>
              <w:bottom w:val="nil"/>
              <w:right w:val="nil"/>
            </w:tcBorders>
            <w:shd w:val="clear" w:color="auto" w:fill="auto"/>
            <w:noWrap/>
            <w:vAlign w:val="center"/>
            <w:hideMark/>
          </w:tcPr>
          <w:p w14:paraId="10F09186" w14:textId="77777777" w:rsidR="00CF16EB" w:rsidRPr="004B37C7" w:rsidRDefault="00CF16EB" w:rsidP="00CB0B4B">
            <w:pPr>
              <w:pStyle w:val="PCJTable"/>
            </w:pPr>
            <w:r w:rsidRPr="004B37C7">
              <w:t>2.6</w:t>
            </w:r>
          </w:p>
        </w:tc>
        <w:tc>
          <w:tcPr>
            <w:tcW w:w="709" w:type="dxa"/>
            <w:gridSpan w:val="2"/>
            <w:tcBorders>
              <w:top w:val="single" w:sz="4" w:space="0" w:color="auto"/>
              <w:left w:val="nil"/>
              <w:bottom w:val="nil"/>
              <w:right w:val="nil"/>
            </w:tcBorders>
            <w:shd w:val="clear" w:color="auto" w:fill="auto"/>
            <w:noWrap/>
            <w:vAlign w:val="center"/>
            <w:hideMark/>
          </w:tcPr>
          <w:p w14:paraId="780B7B72" w14:textId="77777777" w:rsidR="00CF16EB" w:rsidRPr="004B37C7" w:rsidRDefault="00CF16EB" w:rsidP="00CB0B4B">
            <w:pPr>
              <w:pStyle w:val="PCJTable"/>
            </w:pPr>
            <w:r w:rsidRPr="004B37C7">
              <w:t>2.4</w:t>
            </w:r>
          </w:p>
        </w:tc>
      </w:tr>
      <w:tr w:rsidR="00CF16EB" w:rsidRPr="00B5450E" w14:paraId="73E68C9C" w14:textId="77777777" w:rsidTr="00CB0B4B">
        <w:trPr>
          <w:gridAfter w:val="7"/>
          <w:wAfter w:w="2378" w:type="dxa"/>
          <w:trHeight w:val="419"/>
        </w:trPr>
        <w:tc>
          <w:tcPr>
            <w:tcW w:w="3515" w:type="dxa"/>
            <w:gridSpan w:val="6"/>
            <w:tcBorders>
              <w:top w:val="nil"/>
              <w:left w:val="nil"/>
              <w:bottom w:val="nil"/>
              <w:right w:val="nil"/>
            </w:tcBorders>
            <w:shd w:val="clear" w:color="auto" w:fill="auto"/>
            <w:vAlign w:val="center"/>
            <w:hideMark/>
          </w:tcPr>
          <w:p w14:paraId="6C44D03E" w14:textId="77777777" w:rsidR="00CF16EB" w:rsidRPr="004B37C7" w:rsidRDefault="00CF16EB" w:rsidP="00CB0B4B">
            <w:pPr>
              <w:pStyle w:val="PCJTable"/>
            </w:pPr>
            <w:r w:rsidRPr="004B37C7">
              <w:t>percentage of explained variance</w:t>
            </w:r>
          </w:p>
        </w:tc>
        <w:tc>
          <w:tcPr>
            <w:tcW w:w="880" w:type="dxa"/>
            <w:gridSpan w:val="2"/>
            <w:tcBorders>
              <w:top w:val="nil"/>
              <w:left w:val="nil"/>
              <w:bottom w:val="nil"/>
              <w:right w:val="nil"/>
            </w:tcBorders>
            <w:shd w:val="clear" w:color="auto" w:fill="auto"/>
            <w:noWrap/>
            <w:vAlign w:val="center"/>
            <w:hideMark/>
          </w:tcPr>
          <w:p w14:paraId="26F5D63B" w14:textId="77777777" w:rsidR="00CF16EB" w:rsidRPr="004B37C7" w:rsidRDefault="00CF16EB" w:rsidP="00CB0B4B">
            <w:pPr>
              <w:pStyle w:val="PCJTable"/>
            </w:pPr>
            <w:r w:rsidRPr="004B37C7">
              <w:t>33.27%</w:t>
            </w:r>
          </w:p>
        </w:tc>
        <w:tc>
          <w:tcPr>
            <w:tcW w:w="708" w:type="dxa"/>
            <w:gridSpan w:val="2"/>
            <w:tcBorders>
              <w:top w:val="nil"/>
              <w:left w:val="nil"/>
              <w:bottom w:val="nil"/>
              <w:right w:val="nil"/>
            </w:tcBorders>
            <w:shd w:val="clear" w:color="auto" w:fill="auto"/>
            <w:noWrap/>
            <w:vAlign w:val="center"/>
            <w:hideMark/>
          </w:tcPr>
          <w:p w14:paraId="40286B14" w14:textId="77777777" w:rsidR="00CF16EB" w:rsidRPr="004B37C7" w:rsidRDefault="00CF16EB" w:rsidP="00CB0B4B">
            <w:pPr>
              <w:pStyle w:val="PCJTable"/>
            </w:pPr>
            <w:r w:rsidRPr="004B37C7">
              <w:t>19.80%</w:t>
            </w:r>
          </w:p>
        </w:tc>
        <w:tc>
          <w:tcPr>
            <w:tcW w:w="709" w:type="dxa"/>
            <w:gridSpan w:val="2"/>
            <w:tcBorders>
              <w:top w:val="nil"/>
              <w:left w:val="nil"/>
              <w:bottom w:val="nil"/>
              <w:right w:val="nil"/>
            </w:tcBorders>
            <w:shd w:val="clear" w:color="auto" w:fill="auto"/>
            <w:noWrap/>
            <w:vAlign w:val="center"/>
            <w:hideMark/>
          </w:tcPr>
          <w:p w14:paraId="69A0A957" w14:textId="77777777" w:rsidR="00CF16EB" w:rsidRPr="004B37C7" w:rsidRDefault="00CF16EB" w:rsidP="00CB0B4B">
            <w:pPr>
              <w:pStyle w:val="PCJTable"/>
            </w:pPr>
            <w:r w:rsidRPr="004B37C7">
              <w:t>16.49%</w:t>
            </w:r>
          </w:p>
        </w:tc>
        <w:tc>
          <w:tcPr>
            <w:tcW w:w="709" w:type="dxa"/>
            <w:gridSpan w:val="2"/>
            <w:tcBorders>
              <w:top w:val="nil"/>
              <w:left w:val="nil"/>
              <w:bottom w:val="nil"/>
              <w:right w:val="nil"/>
            </w:tcBorders>
            <w:shd w:val="clear" w:color="auto" w:fill="auto"/>
            <w:noWrap/>
            <w:vAlign w:val="center"/>
            <w:hideMark/>
          </w:tcPr>
          <w:p w14:paraId="538D6EF5" w14:textId="77777777" w:rsidR="00CF16EB" w:rsidRPr="004B37C7" w:rsidRDefault="00CF16EB" w:rsidP="00CB0B4B">
            <w:pPr>
              <w:pStyle w:val="PCJTable"/>
            </w:pPr>
            <w:r w:rsidRPr="004B37C7">
              <w:t>14.99%</w:t>
            </w:r>
          </w:p>
        </w:tc>
      </w:tr>
      <w:tr w:rsidR="00CF16EB" w:rsidRPr="00B5450E" w14:paraId="084E66A0" w14:textId="77777777" w:rsidTr="00CB0B4B">
        <w:trPr>
          <w:gridAfter w:val="7"/>
          <w:wAfter w:w="2378" w:type="dxa"/>
          <w:trHeight w:val="467"/>
        </w:trPr>
        <w:tc>
          <w:tcPr>
            <w:tcW w:w="3515" w:type="dxa"/>
            <w:gridSpan w:val="6"/>
            <w:tcBorders>
              <w:top w:val="nil"/>
              <w:left w:val="nil"/>
              <w:bottom w:val="single" w:sz="4" w:space="0" w:color="auto"/>
              <w:right w:val="nil"/>
            </w:tcBorders>
            <w:shd w:val="clear" w:color="auto" w:fill="auto"/>
            <w:vAlign w:val="center"/>
            <w:hideMark/>
          </w:tcPr>
          <w:p w14:paraId="6EAD342E" w14:textId="15317D5D" w:rsidR="00CF16EB" w:rsidRPr="004B37C7" w:rsidRDefault="00CF16EB" w:rsidP="00CB0B4B">
            <w:pPr>
              <w:pStyle w:val="PCJTable"/>
            </w:pPr>
            <w:r w:rsidRPr="004B37C7">
              <w:t>cumulated percentage of explained variance</w:t>
            </w:r>
          </w:p>
        </w:tc>
        <w:tc>
          <w:tcPr>
            <w:tcW w:w="880" w:type="dxa"/>
            <w:gridSpan w:val="2"/>
            <w:tcBorders>
              <w:top w:val="nil"/>
              <w:left w:val="nil"/>
              <w:bottom w:val="single" w:sz="4" w:space="0" w:color="auto"/>
              <w:right w:val="nil"/>
            </w:tcBorders>
            <w:shd w:val="clear" w:color="auto" w:fill="auto"/>
            <w:noWrap/>
            <w:vAlign w:val="center"/>
            <w:hideMark/>
          </w:tcPr>
          <w:p w14:paraId="05B7BE21" w14:textId="77777777" w:rsidR="00CF16EB" w:rsidRPr="004B37C7" w:rsidRDefault="00CF16EB" w:rsidP="00CB0B4B">
            <w:pPr>
              <w:pStyle w:val="PCJTable"/>
            </w:pPr>
            <w:r w:rsidRPr="004B37C7">
              <w:t>33.27%</w:t>
            </w:r>
          </w:p>
        </w:tc>
        <w:tc>
          <w:tcPr>
            <w:tcW w:w="708" w:type="dxa"/>
            <w:gridSpan w:val="2"/>
            <w:tcBorders>
              <w:top w:val="nil"/>
              <w:left w:val="nil"/>
              <w:bottom w:val="single" w:sz="4" w:space="0" w:color="auto"/>
              <w:right w:val="nil"/>
            </w:tcBorders>
            <w:shd w:val="clear" w:color="auto" w:fill="auto"/>
            <w:noWrap/>
            <w:vAlign w:val="center"/>
            <w:hideMark/>
          </w:tcPr>
          <w:p w14:paraId="75059D60" w14:textId="77777777" w:rsidR="00CF16EB" w:rsidRPr="004B37C7" w:rsidRDefault="00CF16EB" w:rsidP="00CB0B4B">
            <w:pPr>
              <w:pStyle w:val="PCJTable"/>
            </w:pPr>
            <w:r w:rsidRPr="004B37C7">
              <w:t>53.07%</w:t>
            </w:r>
          </w:p>
        </w:tc>
        <w:tc>
          <w:tcPr>
            <w:tcW w:w="709" w:type="dxa"/>
            <w:gridSpan w:val="2"/>
            <w:tcBorders>
              <w:top w:val="nil"/>
              <w:left w:val="nil"/>
              <w:bottom w:val="single" w:sz="4" w:space="0" w:color="auto"/>
              <w:right w:val="nil"/>
            </w:tcBorders>
            <w:shd w:val="clear" w:color="auto" w:fill="auto"/>
            <w:noWrap/>
            <w:vAlign w:val="center"/>
            <w:hideMark/>
          </w:tcPr>
          <w:p w14:paraId="73735E36" w14:textId="77777777" w:rsidR="00CF16EB" w:rsidRPr="004B37C7" w:rsidRDefault="00CF16EB" w:rsidP="00CB0B4B">
            <w:pPr>
              <w:pStyle w:val="PCJTable"/>
            </w:pPr>
            <w:r w:rsidRPr="004B37C7">
              <w:t>69.56%</w:t>
            </w:r>
          </w:p>
        </w:tc>
        <w:tc>
          <w:tcPr>
            <w:tcW w:w="709" w:type="dxa"/>
            <w:gridSpan w:val="2"/>
            <w:tcBorders>
              <w:top w:val="nil"/>
              <w:left w:val="nil"/>
              <w:bottom w:val="single" w:sz="4" w:space="0" w:color="auto"/>
              <w:right w:val="nil"/>
            </w:tcBorders>
            <w:shd w:val="clear" w:color="auto" w:fill="auto"/>
            <w:noWrap/>
            <w:vAlign w:val="center"/>
            <w:hideMark/>
          </w:tcPr>
          <w:p w14:paraId="2BF24504" w14:textId="77777777" w:rsidR="00CF16EB" w:rsidRPr="004B37C7" w:rsidRDefault="00CF16EB" w:rsidP="00CB0B4B">
            <w:pPr>
              <w:pStyle w:val="PCJTable"/>
            </w:pPr>
            <w:r w:rsidRPr="004B37C7">
              <w:t>84.54%</w:t>
            </w:r>
          </w:p>
        </w:tc>
      </w:tr>
      <w:tr w:rsidR="00CF16EB" w:rsidRPr="004B37C7" w14:paraId="75BB56CE" w14:textId="77777777" w:rsidTr="00CB0B4B">
        <w:trPr>
          <w:gridAfter w:val="1"/>
          <w:wAfter w:w="69" w:type="dxa"/>
          <w:trHeight w:val="303"/>
        </w:trPr>
        <w:tc>
          <w:tcPr>
            <w:tcW w:w="6237" w:type="dxa"/>
            <w:gridSpan w:val="13"/>
            <w:tcBorders>
              <w:top w:val="nil"/>
              <w:left w:val="nil"/>
              <w:bottom w:val="nil"/>
              <w:right w:val="nil"/>
            </w:tcBorders>
            <w:shd w:val="clear" w:color="auto" w:fill="auto"/>
            <w:noWrap/>
            <w:vAlign w:val="bottom"/>
            <w:hideMark/>
          </w:tcPr>
          <w:p w14:paraId="42C3B622" w14:textId="4BED0B5E" w:rsidR="00CF16EB" w:rsidRPr="004B37C7" w:rsidRDefault="00CF16EB" w:rsidP="00CB0B4B">
            <w:pPr>
              <w:pStyle w:val="PCJTable"/>
              <w:rPr>
                <w:b/>
                <w:bCs/>
                <w:lang w:val="fr-FR" w:eastAsia="fr-FR"/>
              </w:rPr>
            </w:pPr>
            <w:r w:rsidRPr="004B37C7">
              <w:rPr>
                <w:b/>
                <w:bCs/>
                <w:lang w:val="fr-FR" w:eastAsia="fr-FR"/>
              </w:rPr>
              <w:t xml:space="preserve">b) </w:t>
            </w:r>
            <w:r w:rsidR="00B36115">
              <w:rPr>
                <w:b/>
                <w:bCs/>
                <w:lang w:val="fr-FR" w:eastAsia="fr-FR"/>
              </w:rPr>
              <w:t>C</w:t>
            </w:r>
            <w:r w:rsidRPr="004B37C7">
              <w:rPr>
                <w:b/>
                <w:bCs/>
                <w:lang w:val="fr-FR" w:eastAsia="fr-FR"/>
              </w:rPr>
              <w:t>ontribution of early vigor traits to PCA dimensions</w:t>
            </w:r>
          </w:p>
        </w:tc>
        <w:tc>
          <w:tcPr>
            <w:tcW w:w="1964" w:type="dxa"/>
            <w:gridSpan w:val="6"/>
            <w:tcBorders>
              <w:top w:val="nil"/>
              <w:left w:val="nil"/>
              <w:bottom w:val="nil"/>
              <w:right w:val="nil"/>
            </w:tcBorders>
            <w:shd w:val="clear" w:color="auto" w:fill="auto"/>
            <w:noWrap/>
            <w:vAlign w:val="bottom"/>
            <w:hideMark/>
          </w:tcPr>
          <w:p w14:paraId="692EFE0E" w14:textId="77777777" w:rsidR="00CF16EB" w:rsidRPr="004B37C7" w:rsidRDefault="00CF16EB" w:rsidP="00CB0B4B">
            <w:pPr>
              <w:pStyle w:val="PCJTable"/>
              <w:rPr>
                <w:lang w:val="fr-FR" w:eastAsia="fr-FR"/>
              </w:rPr>
            </w:pPr>
          </w:p>
        </w:tc>
        <w:tc>
          <w:tcPr>
            <w:tcW w:w="629" w:type="dxa"/>
            <w:tcBorders>
              <w:top w:val="nil"/>
              <w:left w:val="nil"/>
              <w:bottom w:val="nil"/>
              <w:right w:val="nil"/>
            </w:tcBorders>
            <w:shd w:val="clear" w:color="auto" w:fill="auto"/>
            <w:noWrap/>
            <w:vAlign w:val="bottom"/>
            <w:hideMark/>
          </w:tcPr>
          <w:p w14:paraId="4AD558C5" w14:textId="77777777" w:rsidR="00CF16EB" w:rsidRPr="004B37C7" w:rsidRDefault="00CF16EB" w:rsidP="00CB0B4B">
            <w:pPr>
              <w:pStyle w:val="PCJTable"/>
              <w:rPr>
                <w:rFonts w:cs="Times New Roman"/>
                <w:color w:val="auto"/>
                <w:lang w:val="fr-FR" w:eastAsia="fr-FR"/>
              </w:rPr>
            </w:pPr>
          </w:p>
        </w:tc>
      </w:tr>
      <w:tr w:rsidR="00CF16EB" w:rsidRPr="004B37C7" w14:paraId="5FC6BEE7" w14:textId="77777777" w:rsidTr="00CB0B4B">
        <w:trPr>
          <w:gridAfter w:val="3"/>
          <w:wAfter w:w="819" w:type="dxa"/>
          <w:trHeight w:val="303"/>
        </w:trPr>
        <w:tc>
          <w:tcPr>
            <w:tcW w:w="1360" w:type="dxa"/>
            <w:gridSpan w:val="2"/>
            <w:tcBorders>
              <w:top w:val="nil"/>
              <w:left w:val="nil"/>
              <w:bottom w:val="single" w:sz="4" w:space="0" w:color="auto"/>
              <w:right w:val="nil"/>
            </w:tcBorders>
            <w:shd w:val="clear" w:color="auto" w:fill="auto"/>
            <w:noWrap/>
            <w:vAlign w:val="bottom"/>
            <w:hideMark/>
          </w:tcPr>
          <w:p w14:paraId="2EFE037D" w14:textId="77777777" w:rsidR="00CF16EB" w:rsidRPr="004B37C7" w:rsidRDefault="00CF16EB" w:rsidP="00CB0B4B">
            <w:pPr>
              <w:pStyle w:val="PCJTable"/>
              <w:rPr>
                <w:lang w:val="fr-FR" w:eastAsia="fr-FR"/>
              </w:rPr>
            </w:pPr>
            <w:r w:rsidRPr="004B37C7">
              <w:rPr>
                <w:lang w:val="fr-FR" w:eastAsia="fr-FR"/>
              </w:rPr>
              <w:t> </w:t>
            </w:r>
          </w:p>
        </w:tc>
        <w:tc>
          <w:tcPr>
            <w:tcW w:w="1866" w:type="dxa"/>
            <w:gridSpan w:val="3"/>
            <w:tcBorders>
              <w:top w:val="nil"/>
              <w:left w:val="nil"/>
              <w:bottom w:val="single" w:sz="8" w:space="0" w:color="auto"/>
              <w:right w:val="nil"/>
            </w:tcBorders>
            <w:shd w:val="clear" w:color="auto" w:fill="auto"/>
            <w:noWrap/>
            <w:vAlign w:val="bottom"/>
            <w:hideMark/>
          </w:tcPr>
          <w:p w14:paraId="61D8A68E" w14:textId="0980E6FD" w:rsidR="00CF16EB" w:rsidRPr="004B37C7" w:rsidRDefault="00CF16EB" w:rsidP="00CB0B4B">
            <w:pPr>
              <w:pStyle w:val="PCJTable"/>
              <w:rPr>
                <w:szCs w:val="22"/>
                <w:lang w:val="fr-FR" w:eastAsia="fr-FR"/>
              </w:rPr>
            </w:pPr>
            <w:r>
              <w:rPr>
                <w:szCs w:val="22"/>
                <w:lang w:val="fr-FR" w:eastAsia="fr-FR"/>
              </w:rPr>
              <w:t xml:space="preserve">        </w:t>
            </w:r>
            <w:r w:rsidRPr="004B37C7">
              <w:rPr>
                <w:szCs w:val="22"/>
                <w:lang w:val="fr-FR" w:eastAsia="fr-FR"/>
              </w:rPr>
              <w:t>Dim.</w:t>
            </w:r>
            <w:r w:rsidR="00B36115">
              <w:rPr>
                <w:szCs w:val="22"/>
                <w:lang w:val="fr-FR" w:eastAsia="fr-FR"/>
              </w:rPr>
              <w:t xml:space="preserve"> </w:t>
            </w:r>
            <w:r w:rsidRPr="004B37C7">
              <w:rPr>
                <w:szCs w:val="22"/>
                <w:lang w:val="fr-FR" w:eastAsia="fr-FR"/>
              </w:rPr>
              <w:t>1</w:t>
            </w:r>
          </w:p>
        </w:tc>
        <w:tc>
          <w:tcPr>
            <w:tcW w:w="1169" w:type="dxa"/>
            <w:gridSpan w:val="3"/>
            <w:tcBorders>
              <w:top w:val="nil"/>
              <w:left w:val="nil"/>
              <w:bottom w:val="single" w:sz="8" w:space="0" w:color="auto"/>
              <w:right w:val="nil"/>
            </w:tcBorders>
            <w:shd w:val="clear" w:color="auto" w:fill="auto"/>
            <w:noWrap/>
            <w:vAlign w:val="bottom"/>
            <w:hideMark/>
          </w:tcPr>
          <w:p w14:paraId="4F7A6EC0" w14:textId="77777777" w:rsidR="00CF16EB" w:rsidRPr="004B37C7" w:rsidRDefault="00CF16EB" w:rsidP="00CB0B4B">
            <w:pPr>
              <w:pStyle w:val="PCJTable"/>
              <w:rPr>
                <w:szCs w:val="22"/>
                <w:lang w:val="fr-FR" w:eastAsia="fr-FR"/>
              </w:rPr>
            </w:pPr>
            <w:r>
              <w:rPr>
                <w:szCs w:val="22"/>
                <w:lang w:val="fr-FR" w:eastAsia="fr-FR"/>
              </w:rPr>
              <w:t xml:space="preserve"> </w:t>
            </w:r>
            <w:r w:rsidRPr="004B37C7">
              <w:rPr>
                <w:szCs w:val="22"/>
                <w:lang w:val="fr-FR" w:eastAsia="fr-FR"/>
              </w:rPr>
              <w:t>Dim. 2</w:t>
            </w:r>
          </w:p>
        </w:tc>
        <w:tc>
          <w:tcPr>
            <w:tcW w:w="1842" w:type="dxa"/>
            <w:gridSpan w:val="5"/>
            <w:tcBorders>
              <w:top w:val="nil"/>
              <w:left w:val="nil"/>
              <w:bottom w:val="single" w:sz="8" w:space="0" w:color="auto"/>
              <w:right w:val="nil"/>
            </w:tcBorders>
            <w:shd w:val="clear" w:color="auto" w:fill="auto"/>
            <w:noWrap/>
            <w:vAlign w:val="bottom"/>
            <w:hideMark/>
          </w:tcPr>
          <w:p w14:paraId="26F79B6F" w14:textId="77777777" w:rsidR="00CF16EB" w:rsidRPr="004B37C7" w:rsidRDefault="00CF16EB" w:rsidP="00CB0B4B">
            <w:pPr>
              <w:pStyle w:val="PCJTable"/>
              <w:rPr>
                <w:szCs w:val="22"/>
                <w:lang w:val="fr-FR" w:eastAsia="fr-FR"/>
              </w:rPr>
            </w:pPr>
            <w:r>
              <w:rPr>
                <w:szCs w:val="22"/>
                <w:lang w:val="fr-FR" w:eastAsia="fr-FR"/>
              </w:rPr>
              <w:t xml:space="preserve">                  </w:t>
            </w:r>
            <w:r w:rsidRPr="004B37C7">
              <w:rPr>
                <w:szCs w:val="22"/>
                <w:lang w:val="fr-FR" w:eastAsia="fr-FR"/>
              </w:rPr>
              <w:t>Dim. 3</w:t>
            </w:r>
          </w:p>
        </w:tc>
        <w:tc>
          <w:tcPr>
            <w:tcW w:w="1843" w:type="dxa"/>
            <w:gridSpan w:val="5"/>
            <w:tcBorders>
              <w:top w:val="nil"/>
              <w:left w:val="nil"/>
              <w:bottom w:val="single" w:sz="8" w:space="0" w:color="auto"/>
              <w:right w:val="nil"/>
            </w:tcBorders>
            <w:shd w:val="clear" w:color="auto" w:fill="auto"/>
            <w:noWrap/>
            <w:vAlign w:val="bottom"/>
            <w:hideMark/>
          </w:tcPr>
          <w:p w14:paraId="0412C972" w14:textId="77777777" w:rsidR="00CF16EB" w:rsidRPr="004B37C7" w:rsidRDefault="00CF16EB" w:rsidP="00CB0B4B">
            <w:pPr>
              <w:pStyle w:val="PCJTable"/>
              <w:rPr>
                <w:szCs w:val="22"/>
                <w:lang w:val="fr-FR" w:eastAsia="fr-FR"/>
              </w:rPr>
            </w:pPr>
            <w:r>
              <w:rPr>
                <w:szCs w:val="22"/>
                <w:lang w:val="fr-FR" w:eastAsia="fr-FR"/>
              </w:rPr>
              <w:t xml:space="preserve">                  </w:t>
            </w:r>
            <w:r w:rsidRPr="004B37C7">
              <w:rPr>
                <w:szCs w:val="22"/>
                <w:lang w:val="fr-FR" w:eastAsia="fr-FR"/>
              </w:rPr>
              <w:t>Dim. 4</w:t>
            </w:r>
          </w:p>
        </w:tc>
      </w:tr>
      <w:tr w:rsidR="00CF16EB" w:rsidRPr="004B37C7" w14:paraId="75DFA01F" w14:textId="77777777" w:rsidTr="00CB0B4B">
        <w:trPr>
          <w:gridAfter w:val="3"/>
          <w:wAfter w:w="819" w:type="dxa"/>
          <w:trHeight w:val="266"/>
        </w:trPr>
        <w:tc>
          <w:tcPr>
            <w:tcW w:w="993" w:type="dxa"/>
            <w:tcBorders>
              <w:top w:val="single" w:sz="4" w:space="0" w:color="auto"/>
              <w:left w:val="nil"/>
              <w:bottom w:val="single" w:sz="4" w:space="0" w:color="auto"/>
              <w:right w:val="nil"/>
            </w:tcBorders>
            <w:shd w:val="clear" w:color="auto" w:fill="auto"/>
            <w:vAlign w:val="center"/>
            <w:hideMark/>
          </w:tcPr>
          <w:p w14:paraId="66968F5D" w14:textId="5FD9FA00" w:rsidR="00CF16EB" w:rsidRPr="004B37C7" w:rsidRDefault="00CF16EB" w:rsidP="00CB0B4B">
            <w:pPr>
              <w:pStyle w:val="PCJTable"/>
              <w:jc w:val="center"/>
              <w:rPr>
                <w:lang w:val="fr-FR" w:eastAsia="fr-FR"/>
              </w:rPr>
            </w:pPr>
            <w:r w:rsidRPr="004B37C7">
              <w:rPr>
                <w:lang w:val="fr-FR" w:eastAsia="fr-FR"/>
              </w:rPr>
              <w:t>Trait</w:t>
            </w:r>
          </w:p>
        </w:tc>
        <w:tc>
          <w:tcPr>
            <w:tcW w:w="1275" w:type="dxa"/>
            <w:gridSpan w:val="2"/>
            <w:tcBorders>
              <w:top w:val="nil"/>
              <w:left w:val="nil"/>
              <w:bottom w:val="single" w:sz="4" w:space="0" w:color="auto"/>
              <w:right w:val="nil"/>
            </w:tcBorders>
            <w:shd w:val="clear" w:color="auto" w:fill="auto"/>
            <w:noWrap/>
            <w:vAlign w:val="center"/>
            <w:hideMark/>
          </w:tcPr>
          <w:p w14:paraId="3906CEC2" w14:textId="77777777" w:rsidR="00CF16EB" w:rsidRPr="004B37C7" w:rsidRDefault="00CF16EB" w:rsidP="00CB0B4B">
            <w:pPr>
              <w:pStyle w:val="PCJTable"/>
              <w:jc w:val="center"/>
              <w:rPr>
                <w:lang w:val="fr-FR" w:eastAsia="fr-FR"/>
              </w:rPr>
            </w:pPr>
            <w:r w:rsidRPr="004B37C7">
              <w:rPr>
                <w:lang w:val="fr-FR" w:eastAsia="fr-FR"/>
              </w:rPr>
              <w:t>contribution (%)</w:t>
            </w:r>
          </w:p>
        </w:tc>
        <w:tc>
          <w:tcPr>
            <w:tcW w:w="426" w:type="dxa"/>
            <w:tcBorders>
              <w:top w:val="nil"/>
              <w:left w:val="nil"/>
              <w:bottom w:val="single" w:sz="4" w:space="0" w:color="auto"/>
              <w:right w:val="single" w:sz="4" w:space="0" w:color="auto"/>
            </w:tcBorders>
            <w:shd w:val="clear" w:color="auto" w:fill="auto"/>
            <w:noWrap/>
            <w:vAlign w:val="center"/>
            <w:hideMark/>
          </w:tcPr>
          <w:p w14:paraId="5536B880" w14:textId="77777777" w:rsidR="00CF16EB" w:rsidRPr="004B37C7" w:rsidRDefault="00CF16EB" w:rsidP="00CB0B4B">
            <w:pPr>
              <w:pStyle w:val="PCJTable"/>
              <w:jc w:val="center"/>
              <w:rPr>
                <w:lang w:val="fr-FR" w:eastAsia="fr-FR"/>
              </w:rPr>
            </w:pPr>
            <w:r>
              <w:rPr>
                <w:lang w:val="fr-FR" w:eastAsia="fr-FR"/>
              </w:rPr>
              <w:t>c</w:t>
            </w:r>
            <w:r w:rsidRPr="004B37C7">
              <w:rPr>
                <w:lang w:val="fr-FR" w:eastAsia="fr-FR"/>
              </w:rPr>
              <w:t>os</w:t>
            </w:r>
            <w:r>
              <w:rPr>
                <w:lang w:val="fr-FR" w:eastAsia="fr-FR"/>
              </w:rPr>
              <w:t>²</w:t>
            </w:r>
          </w:p>
        </w:tc>
        <w:tc>
          <w:tcPr>
            <w:tcW w:w="1275" w:type="dxa"/>
            <w:gridSpan w:val="3"/>
            <w:tcBorders>
              <w:top w:val="nil"/>
              <w:left w:val="nil"/>
              <w:bottom w:val="single" w:sz="4" w:space="0" w:color="auto"/>
              <w:right w:val="nil"/>
            </w:tcBorders>
            <w:shd w:val="clear" w:color="auto" w:fill="auto"/>
            <w:noWrap/>
            <w:vAlign w:val="center"/>
            <w:hideMark/>
          </w:tcPr>
          <w:p w14:paraId="2F50E00A" w14:textId="77777777" w:rsidR="00CF16EB" w:rsidRPr="004B37C7" w:rsidRDefault="00CF16EB" w:rsidP="00CB0B4B">
            <w:pPr>
              <w:pStyle w:val="PCJTable"/>
              <w:jc w:val="center"/>
              <w:rPr>
                <w:lang w:val="fr-FR" w:eastAsia="fr-FR"/>
              </w:rPr>
            </w:pPr>
            <w:r w:rsidRPr="004B37C7">
              <w:rPr>
                <w:lang w:val="fr-FR" w:eastAsia="fr-FR"/>
              </w:rPr>
              <w:t>contribution (%)</w:t>
            </w:r>
          </w:p>
        </w:tc>
        <w:tc>
          <w:tcPr>
            <w:tcW w:w="426" w:type="dxa"/>
            <w:tcBorders>
              <w:top w:val="nil"/>
              <w:left w:val="nil"/>
              <w:bottom w:val="single" w:sz="4" w:space="0" w:color="auto"/>
              <w:right w:val="single" w:sz="4" w:space="0" w:color="auto"/>
            </w:tcBorders>
            <w:shd w:val="clear" w:color="auto" w:fill="auto"/>
            <w:noWrap/>
            <w:vAlign w:val="center"/>
            <w:hideMark/>
          </w:tcPr>
          <w:p w14:paraId="4CAFBBCB" w14:textId="77777777" w:rsidR="00CF16EB" w:rsidRPr="004B37C7" w:rsidRDefault="00CF16EB" w:rsidP="00CB0B4B">
            <w:pPr>
              <w:pStyle w:val="PCJTable"/>
              <w:jc w:val="center"/>
              <w:rPr>
                <w:lang w:val="fr-FR" w:eastAsia="fr-FR"/>
              </w:rPr>
            </w:pPr>
            <w:r>
              <w:rPr>
                <w:lang w:val="fr-FR" w:eastAsia="fr-FR"/>
              </w:rPr>
              <w:t>c</w:t>
            </w:r>
            <w:r w:rsidRPr="004B37C7">
              <w:rPr>
                <w:lang w:val="fr-FR" w:eastAsia="fr-FR"/>
              </w:rPr>
              <w:t>os</w:t>
            </w:r>
            <w:r>
              <w:rPr>
                <w:lang w:val="fr-FR" w:eastAsia="fr-FR"/>
              </w:rPr>
              <w:t>²</w:t>
            </w:r>
          </w:p>
        </w:tc>
        <w:tc>
          <w:tcPr>
            <w:tcW w:w="1417" w:type="dxa"/>
            <w:gridSpan w:val="4"/>
            <w:tcBorders>
              <w:top w:val="nil"/>
              <w:left w:val="nil"/>
              <w:bottom w:val="single" w:sz="4" w:space="0" w:color="auto"/>
              <w:right w:val="nil"/>
            </w:tcBorders>
            <w:shd w:val="clear" w:color="auto" w:fill="auto"/>
            <w:noWrap/>
            <w:vAlign w:val="center"/>
            <w:hideMark/>
          </w:tcPr>
          <w:p w14:paraId="0CC444A0" w14:textId="77777777" w:rsidR="00CF16EB" w:rsidRPr="004B37C7" w:rsidRDefault="00CF16EB" w:rsidP="00CB0B4B">
            <w:pPr>
              <w:pStyle w:val="PCJTable"/>
              <w:jc w:val="center"/>
              <w:rPr>
                <w:lang w:val="fr-FR" w:eastAsia="fr-FR"/>
              </w:rPr>
            </w:pPr>
            <w:r w:rsidRPr="004B37C7">
              <w:rPr>
                <w:lang w:val="fr-FR" w:eastAsia="fr-FR"/>
              </w:rPr>
              <w:t>contribution (%)</w:t>
            </w:r>
          </w:p>
        </w:tc>
        <w:tc>
          <w:tcPr>
            <w:tcW w:w="425" w:type="dxa"/>
            <w:tcBorders>
              <w:top w:val="nil"/>
              <w:left w:val="nil"/>
              <w:bottom w:val="single" w:sz="4" w:space="0" w:color="auto"/>
              <w:right w:val="single" w:sz="4" w:space="0" w:color="auto"/>
            </w:tcBorders>
            <w:shd w:val="clear" w:color="auto" w:fill="auto"/>
            <w:noWrap/>
            <w:vAlign w:val="center"/>
            <w:hideMark/>
          </w:tcPr>
          <w:p w14:paraId="6089547D" w14:textId="77777777" w:rsidR="00CF16EB" w:rsidRPr="004B37C7" w:rsidRDefault="00CF16EB" w:rsidP="00CB0B4B">
            <w:pPr>
              <w:pStyle w:val="PCJTable"/>
              <w:jc w:val="center"/>
              <w:rPr>
                <w:lang w:val="fr-FR" w:eastAsia="fr-FR"/>
              </w:rPr>
            </w:pPr>
            <w:r w:rsidRPr="004B37C7">
              <w:rPr>
                <w:lang w:val="fr-FR" w:eastAsia="fr-FR"/>
              </w:rPr>
              <w:t>cos</w:t>
            </w:r>
            <w:r>
              <w:rPr>
                <w:lang w:val="fr-FR" w:eastAsia="fr-FR"/>
              </w:rPr>
              <w:t>²</w:t>
            </w:r>
          </w:p>
        </w:tc>
        <w:tc>
          <w:tcPr>
            <w:tcW w:w="1276" w:type="dxa"/>
            <w:gridSpan w:val="4"/>
            <w:tcBorders>
              <w:top w:val="single" w:sz="4" w:space="0" w:color="auto"/>
              <w:left w:val="nil"/>
              <w:bottom w:val="single" w:sz="4" w:space="0" w:color="auto"/>
              <w:right w:val="nil"/>
            </w:tcBorders>
            <w:shd w:val="clear" w:color="auto" w:fill="auto"/>
            <w:noWrap/>
            <w:vAlign w:val="center"/>
            <w:hideMark/>
          </w:tcPr>
          <w:p w14:paraId="0F7B1941" w14:textId="77777777" w:rsidR="00CF16EB" w:rsidRPr="004B37C7" w:rsidRDefault="00CF16EB" w:rsidP="00CB0B4B">
            <w:pPr>
              <w:pStyle w:val="PCJTable"/>
              <w:jc w:val="center"/>
              <w:rPr>
                <w:lang w:val="fr-FR" w:eastAsia="fr-FR"/>
              </w:rPr>
            </w:pPr>
            <w:r w:rsidRPr="004B37C7">
              <w:rPr>
                <w:lang w:val="fr-FR" w:eastAsia="fr-FR"/>
              </w:rPr>
              <w:t>contribution (%)</w:t>
            </w:r>
          </w:p>
        </w:tc>
        <w:tc>
          <w:tcPr>
            <w:tcW w:w="567" w:type="dxa"/>
            <w:tcBorders>
              <w:top w:val="single" w:sz="4" w:space="0" w:color="auto"/>
              <w:left w:val="nil"/>
              <w:bottom w:val="single" w:sz="4" w:space="0" w:color="auto"/>
              <w:right w:val="nil"/>
            </w:tcBorders>
            <w:shd w:val="clear" w:color="auto" w:fill="auto"/>
            <w:noWrap/>
            <w:vAlign w:val="center"/>
            <w:hideMark/>
          </w:tcPr>
          <w:p w14:paraId="00847DED" w14:textId="77777777" w:rsidR="00CF16EB" w:rsidRPr="004B37C7" w:rsidRDefault="00CF16EB" w:rsidP="00CB0B4B">
            <w:pPr>
              <w:pStyle w:val="PCJTable"/>
              <w:jc w:val="center"/>
              <w:rPr>
                <w:lang w:val="fr-FR" w:eastAsia="fr-FR"/>
              </w:rPr>
            </w:pPr>
            <w:r w:rsidRPr="004B37C7">
              <w:rPr>
                <w:lang w:val="fr-FR" w:eastAsia="fr-FR"/>
              </w:rPr>
              <w:t>cos</w:t>
            </w:r>
            <w:r>
              <w:rPr>
                <w:lang w:val="fr-FR" w:eastAsia="fr-FR"/>
              </w:rPr>
              <w:t>²</w:t>
            </w:r>
          </w:p>
        </w:tc>
      </w:tr>
      <w:tr w:rsidR="00CF16EB" w:rsidRPr="004B37C7" w14:paraId="270A272A" w14:textId="77777777" w:rsidTr="00CB0B4B">
        <w:trPr>
          <w:gridAfter w:val="3"/>
          <w:wAfter w:w="819" w:type="dxa"/>
          <w:trHeight w:val="275"/>
        </w:trPr>
        <w:tc>
          <w:tcPr>
            <w:tcW w:w="993" w:type="dxa"/>
            <w:tcBorders>
              <w:top w:val="nil"/>
              <w:left w:val="nil"/>
              <w:bottom w:val="nil"/>
              <w:right w:val="nil"/>
            </w:tcBorders>
            <w:shd w:val="clear" w:color="auto" w:fill="auto"/>
            <w:vAlign w:val="center"/>
            <w:hideMark/>
          </w:tcPr>
          <w:p w14:paraId="1F0EB9DB" w14:textId="77777777" w:rsidR="00CF16EB" w:rsidRPr="004B37C7" w:rsidRDefault="00CF16EB" w:rsidP="00CB0B4B">
            <w:pPr>
              <w:pStyle w:val="PCJTable"/>
              <w:jc w:val="center"/>
              <w:rPr>
                <w:lang w:val="fr-FR" w:eastAsia="fr-FR"/>
              </w:rPr>
            </w:pPr>
            <w:r w:rsidRPr="004B37C7">
              <w:rPr>
                <w:lang w:val="fr-FR" w:eastAsia="fr-FR"/>
              </w:rPr>
              <w:t>Sp</w:t>
            </w:r>
            <w:r w:rsidRPr="004B37C7">
              <w:rPr>
                <w:vertAlign w:val="subscript"/>
                <w:lang w:val="fr-FR" w:eastAsia="fr-FR"/>
              </w:rPr>
              <w:t>L1_L4</w:t>
            </w:r>
          </w:p>
        </w:tc>
        <w:tc>
          <w:tcPr>
            <w:tcW w:w="1275" w:type="dxa"/>
            <w:gridSpan w:val="2"/>
            <w:tcBorders>
              <w:top w:val="nil"/>
              <w:left w:val="nil"/>
              <w:bottom w:val="nil"/>
              <w:right w:val="nil"/>
            </w:tcBorders>
            <w:shd w:val="clear" w:color="auto" w:fill="auto"/>
            <w:noWrap/>
            <w:vAlign w:val="center"/>
            <w:hideMark/>
          </w:tcPr>
          <w:p w14:paraId="12FCB77D" w14:textId="77777777" w:rsidR="00CF16EB" w:rsidRPr="00CF16EB" w:rsidRDefault="00CF16EB" w:rsidP="00CB0B4B">
            <w:pPr>
              <w:pStyle w:val="PCJTable"/>
              <w:jc w:val="center"/>
              <w:rPr>
                <w:b/>
                <w:bCs/>
                <w:lang w:val="fr-FR" w:eastAsia="fr-FR"/>
              </w:rPr>
            </w:pPr>
            <w:r w:rsidRPr="00CF16EB">
              <w:rPr>
                <w:b/>
                <w:bCs/>
                <w:lang w:val="fr-FR" w:eastAsia="fr-FR"/>
              </w:rPr>
              <w:t>10.73</w:t>
            </w:r>
          </w:p>
        </w:tc>
        <w:tc>
          <w:tcPr>
            <w:tcW w:w="426" w:type="dxa"/>
            <w:tcBorders>
              <w:top w:val="nil"/>
              <w:left w:val="nil"/>
              <w:bottom w:val="nil"/>
              <w:right w:val="single" w:sz="4" w:space="0" w:color="auto"/>
            </w:tcBorders>
            <w:shd w:val="clear" w:color="auto" w:fill="auto"/>
            <w:noWrap/>
            <w:vAlign w:val="center"/>
            <w:hideMark/>
          </w:tcPr>
          <w:p w14:paraId="04180158" w14:textId="77777777" w:rsidR="00CF16EB" w:rsidRPr="004B37C7" w:rsidRDefault="00CF16EB" w:rsidP="00CB0B4B">
            <w:pPr>
              <w:pStyle w:val="PCJTable"/>
              <w:jc w:val="center"/>
              <w:rPr>
                <w:color w:val="auto"/>
                <w:lang w:val="fr-FR" w:eastAsia="fr-FR"/>
              </w:rPr>
            </w:pPr>
            <w:r w:rsidRPr="004B37C7">
              <w:rPr>
                <w:color w:val="auto"/>
                <w:lang w:val="fr-FR" w:eastAsia="fr-FR"/>
              </w:rPr>
              <w:t>0.57</w:t>
            </w:r>
          </w:p>
        </w:tc>
        <w:tc>
          <w:tcPr>
            <w:tcW w:w="1275" w:type="dxa"/>
            <w:gridSpan w:val="3"/>
            <w:tcBorders>
              <w:top w:val="nil"/>
              <w:left w:val="nil"/>
              <w:bottom w:val="nil"/>
              <w:right w:val="nil"/>
            </w:tcBorders>
            <w:shd w:val="clear" w:color="auto" w:fill="auto"/>
            <w:noWrap/>
            <w:vAlign w:val="center"/>
            <w:hideMark/>
          </w:tcPr>
          <w:p w14:paraId="27F832A9" w14:textId="77777777" w:rsidR="00CF16EB" w:rsidRPr="004B37C7" w:rsidRDefault="00CF16EB" w:rsidP="00CB0B4B">
            <w:pPr>
              <w:pStyle w:val="PCJTable"/>
              <w:jc w:val="center"/>
              <w:rPr>
                <w:lang w:val="fr-FR" w:eastAsia="fr-FR"/>
              </w:rPr>
            </w:pPr>
            <w:r w:rsidRPr="004B37C7">
              <w:rPr>
                <w:lang w:val="fr-FR" w:eastAsia="fr-FR"/>
              </w:rPr>
              <w:t>3.65</w:t>
            </w:r>
          </w:p>
        </w:tc>
        <w:tc>
          <w:tcPr>
            <w:tcW w:w="426" w:type="dxa"/>
            <w:tcBorders>
              <w:top w:val="nil"/>
              <w:left w:val="nil"/>
              <w:bottom w:val="nil"/>
              <w:right w:val="single" w:sz="4" w:space="0" w:color="auto"/>
            </w:tcBorders>
            <w:shd w:val="clear" w:color="auto" w:fill="auto"/>
            <w:noWrap/>
            <w:vAlign w:val="center"/>
            <w:hideMark/>
          </w:tcPr>
          <w:p w14:paraId="77BC3EE1" w14:textId="77777777" w:rsidR="00CF16EB" w:rsidRPr="004B37C7" w:rsidRDefault="00CF16EB" w:rsidP="00CB0B4B">
            <w:pPr>
              <w:pStyle w:val="PCJTable"/>
              <w:jc w:val="center"/>
              <w:rPr>
                <w:color w:val="auto"/>
                <w:lang w:val="fr-FR" w:eastAsia="fr-FR"/>
              </w:rPr>
            </w:pPr>
            <w:r w:rsidRPr="004B37C7">
              <w:rPr>
                <w:color w:val="auto"/>
                <w:lang w:val="fr-FR" w:eastAsia="fr-FR"/>
              </w:rPr>
              <w:t>0.12</w:t>
            </w:r>
          </w:p>
        </w:tc>
        <w:tc>
          <w:tcPr>
            <w:tcW w:w="1417" w:type="dxa"/>
            <w:gridSpan w:val="4"/>
            <w:tcBorders>
              <w:top w:val="nil"/>
              <w:left w:val="nil"/>
              <w:bottom w:val="nil"/>
              <w:right w:val="nil"/>
            </w:tcBorders>
            <w:shd w:val="clear" w:color="auto" w:fill="auto"/>
            <w:noWrap/>
            <w:vAlign w:val="center"/>
            <w:hideMark/>
          </w:tcPr>
          <w:p w14:paraId="0BC53481" w14:textId="77777777" w:rsidR="00CF16EB" w:rsidRPr="00CF16EB" w:rsidRDefault="00CF16EB" w:rsidP="00CB0B4B">
            <w:pPr>
              <w:pStyle w:val="PCJTable"/>
              <w:jc w:val="center"/>
              <w:rPr>
                <w:b/>
                <w:bCs/>
                <w:lang w:val="fr-FR" w:eastAsia="fr-FR"/>
              </w:rPr>
            </w:pPr>
            <w:r w:rsidRPr="00CF16EB">
              <w:rPr>
                <w:b/>
                <w:bCs/>
                <w:lang w:val="fr-FR" w:eastAsia="fr-FR"/>
              </w:rPr>
              <w:t>10.56</w:t>
            </w:r>
          </w:p>
        </w:tc>
        <w:tc>
          <w:tcPr>
            <w:tcW w:w="425" w:type="dxa"/>
            <w:tcBorders>
              <w:top w:val="nil"/>
              <w:left w:val="nil"/>
              <w:bottom w:val="nil"/>
              <w:right w:val="single" w:sz="4" w:space="0" w:color="auto"/>
            </w:tcBorders>
            <w:shd w:val="clear" w:color="auto" w:fill="auto"/>
            <w:noWrap/>
            <w:vAlign w:val="center"/>
            <w:hideMark/>
          </w:tcPr>
          <w:p w14:paraId="277BE898" w14:textId="77777777" w:rsidR="00CF16EB" w:rsidRPr="004B37C7" w:rsidRDefault="00CF16EB" w:rsidP="00CB0B4B">
            <w:pPr>
              <w:pStyle w:val="PCJTable"/>
              <w:jc w:val="center"/>
              <w:rPr>
                <w:color w:val="auto"/>
                <w:lang w:val="fr-FR" w:eastAsia="fr-FR"/>
              </w:rPr>
            </w:pPr>
            <w:r w:rsidRPr="004B37C7">
              <w:rPr>
                <w:color w:val="auto"/>
                <w:lang w:val="fr-FR" w:eastAsia="fr-FR"/>
              </w:rPr>
              <w:t>0.28</w:t>
            </w:r>
          </w:p>
        </w:tc>
        <w:tc>
          <w:tcPr>
            <w:tcW w:w="1276" w:type="dxa"/>
            <w:gridSpan w:val="4"/>
            <w:tcBorders>
              <w:top w:val="nil"/>
              <w:left w:val="nil"/>
              <w:bottom w:val="nil"/>
              <w:right w:val="nil"/>
            </w:tcBorders>
            <w:shd w:val="clear" w:color="auto" w:fill="auto"/>
            <w:noWrap/>
            <w:vAlign w:val="center"/>
            <w:hideMark/>
          </w:tcPr>
          <w:p w14:paraId="5796DDBE" w14:textId="77777777" w:rsidR="00CF16EB" w:rsidRPr="004B37C7" w:rsidRDefault="00CF16EB" w:rsidP="00CB0B4B">
            <w:pPr>
              <w:pStyle w:val="PCJTable"/>
              <w:jc w:val="center"/>
              <w:rPr>
                <w:color w:val="D9D9D9"/>
                <w:lang w:val="fr-FR" w:eastAsia="fr-FR"/>
              </w:rPr>
            </w:pPr>
            <w:r w:rsidRPr="004B37C7">
              <w:rPr>
                <w:color w:val="D9D9D9"/>
                <w:lang w:val="fr-FR" w:eastAsia="fr-FR"/>
              </w:rPr>
              <w:t>0.07</w:t>
            </w:r>
          </w:p>
        </w:tc>
        <w:tc>
          <w:tcPr>
            <w:tcW w:w="567" w:type="dxa"/>
            <w:tcBorders>
              <w:top w:val="nil"/>
              <w:left w:val="nil"/>
              <w:bottom w:val="nil"/>
              <w:right w:val="nil"/>
            </w:tcBorders>
            <w:shd w:val="clear" w:color="auto" w:fill="auto"/>
            <w:noWrap/>
            <w:vAlign w:val="center"/>
            <w:hideMark/>
          </w:tcPr>
          <w:p w14:paraId="51C5A9A6" w14:textId="77777777" w:rsidR="00CF16EB" w:rsidRPr="004B37C7" w:rsidRDefault="00CF16EB" w:rsidP="00CB0B4B">
            <w:pPr>
              <w:pStyle w:val="PCJTable"/>
              <w:jc w:val="center"/>
              <w:rPr>
                <w:lang w:val="fr-FR" w:eastAsia="fr-FR"/>
              </w:rPr>
            </w:pPr>
            <w:r w:rsidRPr="004B37C7">
              <w:rPr>
                <w:lang w:val="fr-FR" w:eastAsia="fr-FR"/>
              </w:rPr>
              <w:t>0.00</w:t>
            </w:r>
          </w:p>
        </w:tc>
      </w:tr>
      <w:tr w:rsidR="00CF16EB" w:rsidRPr="004B37C7" w14:paraId="216A9FF3" w14:textId="77777777" w:rsidTr="00CB0B4B">
        <w:trPr>
          <w:gridAfter w:val="3"/>
          <w:wAfter w:w="819" w:type="dxa"/>
          <w:trHeight w:val="275"/>
        </w:trPr>
        <w:tc>
          <w:tcPr>
            <w:tcW w:w="993" w:type="dxa"/>
            <w:tcBorders>
              <w:top w:val="nil"/>
              <w:left w:val="nil"/>
              <w:bottom w:val="nil"/>
              <w:right w:val="nil"/>
            </w:tcBorders>
            <w:shd w:val="clear" w:color="auto" w:fill="auto"/>
            <w:vAlign w:val="center"/>
            <w:hideMark/>
          </w:tcPr>
          <w:p w14:paraId="4B8D3246" w14:textId="77777777" w:rsidR="00CF16EB" w:rsidRPr="004B37C7" w:rsidRDefault="00CF16EB" w:rsidP="00CB0B4B">
            <w:pPr>
              <w:pStyle w:val="PCJTable"/>
              <w:jc w:val="center"/>
              <w:rPr>
                <w:lang w:val="fr-FR" w:eastAsia="fr-FR"/>
              </w:rPr>
            </w:pPr>
            <w:r w:rsidRPr="004B37C7">
              <w:rPr>
                <w:lang w:val="fr-FR" w:eastAsia="fr-FR"/>
              </w:rPr>
              <w:t>Sp</w:t>
            </w:r>
            <w:r w:rsidRPr="004B37C7">
              <w:rPr>
                <w:vertAlign w:val="subscript"/>
                <w:lang w:val="fr-FR" w:eastAsia="fr-FR"/>
              </w:rPr>
              <w:t>L1_L2</w:t>
            </w:r>
          </w:p>
        </w:tc>
        <w:tc>
          <w:tcPr>
            <w:tcW w:w="1275" w:type="dxa"/>
            <w:gridSpan w:val="2"/>
            <w:tcBorders>
              <w:top w:val="nil"/>
              <w:left w:val="nil"/>
              <w:bottom w:val="nil"/>
              <w:right w:val="nil"/>
            </w:tcBorders>
            <w:shd w:val="clear" w:color="auto" w:fill="auto"/>
            <w:noWrap/>
            <w:vAlign w:val="center"/>
            <w:hideMark/>
          </w:tcPr>
          <w:p w14:paraId="02CE943B" w14:textId="77777777" w:rsidR="00CF16EB" w:rsidRPr="00CF16EB" w:rsidRDefault="00CF16EB" w:rsidP="00CB0B4B">
            <w:pPr>
              <w:pStyle w:val="PCJTable"/>
              <w:jc w:val="center"/>
              <w:rPr>
                <w:b/>
                <w:bCs/>
                <w:lang w:val="fr-FR" w:eastAsia="fr-FR"/>
              </w:rPr>
            </w:pPr>
            <w:r w:rsidRPr="00CF16EB">
              <w:rPr>
                <w:b/>
                <w:bCs/>
                <w:lang w:val="fr-FR" w:eastAsia="fr-FR"/>
              </w:rPr>
              <w:t>11.73</w:t>
            </w:r>
          </w:p>
        </w:tc>
        <w:tc>
          <w:tcPr>
            <w:tcW w:w="426" w:type="dxa"/>
            <w:tcBorders>
              <w:top w:val="nil"/>
              <w:left w:val="nil"/>
              <w:bottom w:val="nil"/>
              <w:right w:val="single" w:sz="4" w:space="0" w:color="auto"/>
            </w:tcBorders>
            <w:shd w:val="clear" w:color="auto" w:fill="auto"/>
            <w:noWrap/>
            <w:vAlign w:val="center"/>
            <w:hideMark/>
          </w:tcPr>
          <w:p w14:paraId="4A194505" w14:textId="77777777" w:rsidR="00CF16EB" w:rsidRPr="004B37C7" w:rsidRDefault="00CF16EB" w:rsidP="00CB0B4B">
            <w:pPr>
              <w:pStyle w:val="PCJTable"/>
              <w:jc w:val="center"/>
              <w:rPr>
                <w:color w:val="auto"/>
                <w:lang w:val="fr-FR" w:eastAsia="fr-FR"/>
              </w:rPr>
            </w:pPr>
            <w:r w:rsidRPr="004B37C7">
              <w:rPr>
                <w:color w:val="auto"/>
                <w:lang w:val="fr-FR" w:eastAsia="fr-FR"/>
              </w:rPr>
              <w:t>0.62</w:t>
            </w:r>
          </w:p>
        </w:tc>
        <w:tc>
          <w:tcPr>
            <w:tcW w:w="1275" w:type="dxa"/>
            <w:gridSpan w:val="3"/>
            <w:tcBorders>
              <w:top w:val="nil"/>
              <w:left w:val="nil"/>
              <w:bottom w:val="nil"/>
              <w:right w:val="nil"/>
            </w:tcBorders>
            <w:shd w:val="clear" w:color="auto" w:fill="auto"/>
            <w:noWrap/>
            <w:vAlign w:val="center"/>
            <w:hideMark/>
          </w:tcPr>
          <w:p w14:paraId="4679A364" w14:textId="77777777" w:rsidR="00CF16EB" w:rsidRPr="004B37C7" w:rsidRDefault="00CF16EB" w:rsidP="00CB0B4B">
            <w:pPr>
              <w:pStyle w:val="PCJTable"/>
              <w:jc w:val="center"/>
              <w:rPr>
                <w:lang w:val="fr-FR" w:eastAsia="fr-FR"/>
              </w:rPr>
            </w:pPr>
            <w:r w:rsidRPr="004B37C7">
              <w:rPr>
                <w:lang w:val="fr-FR" w:eastAsia="fr-FR"/>
              </w:rPr>
              <w:t>2.53</w:t>
            </w:r>
          </w:p>
        </w:tc>
        <w:tc>
          <w:tcPr>
            <w:tcW w:w="426" w:type="dxa"/>
            <w:tcBorders>
              <w:top w:val="nil"/>
              <w:left w:val="nil"/>
              <w:bottom w:val="nil"/>
              <w:right w:val="single" w:sz="4" w:space="0" w:color="auto"/>
            </w:tcBorders>
            <w:shd w:val="clear" w:color="auto" w:fill="auto"/>
            <w:noWrap/>
            <w:vAlign w:val="center"/>
            <w:hideMark/>
          </w:tcPr>
          <w:p w14:paraId="437E0440" w14:textId="77777777" w:rsidR="00CF16EB" w:rsidRPr="004B37C7" w:rsidRDefault="00CF16EB" w:rsidP="00CB0B4B">
            <w:pPr>
              <w:pStyle w:val="PCJTable"/>
              <w:jc w:val="center"/>
              <w:rPr>
                <w:color w:val="auto"/>
                <w:lang w:val="fr-FR" w:eastAsia="fr-FR"/>
              </w:rPr>
            </w:pPr>
            <w:r w:rsidRPr="004B37C7">
              <w:rPr>
                <w:color w:val="auto"/>
                <w:lang w:val="fr-FR" w:eastAsia="fr-FR"/>
              </w:rPr>
              <w:t>0.08</w:t>
            </w:r>
          </w:p>
        </w:tc>
        <w:tc>
          <w:tcPr>
            <w:tcW w:w="1417" w:type="dxa"/>
            <w:gridSpan w:val="4"/>
            <w:tcBorders>
              <w:top w:val="nil"/>
              <w:left w:val="nil"/>
              <w:bottom w:val="nil"/>
              <w:right w:val="nil"/>
            </w:tcBorders>
            <w:shd w:val="clear" w:color="auto" w:fill="auto"/>
            <w:noWrap/>
            <w:vAlign w:val="center"/>
            <w:hideMark/>
          </w:tcPr>
          <w:p w14:paraId="5475EBAF" w14:textId="77777777" w:rsidR="00CF16EB" w:rsidRPr="004B37C7" w:rsidRDefault="00CF16EB" w:rsidP="00CB0B4B">
            <w:pPr>
              <w:pStyle w:val="PCJTable"/>
              <w:jc w:val="center"/>
              <w:rPr>
                <w:lang w:val="fr-FR" w:eastAsia="fr-FR"/>
              </w:rPr>
            </w:pPr>
            <w:r w:rsidRPr="004B37C7">
              <w:rPr>
                <w:lang w:val="fr-FR" w:eastAsia="fr-FR"/>
              </w:rPr>
              <w:t>4.50</w:t>
            </w:r>
          </w:p>
        </w:tc>
        <w:tc>
          <w:tcPr>
            <w:tcW w:w="425" w:type="dxa"/>
            <w:tcBorders>
              <w:top w:val="nil"/>
              <w:left w:val="nil"/>
              <w:bottom w:val="nil"/>
              <w:right w:val="single" w:sz="4" w:space="0" w:color="auto"/>
            </w:tcBorders>
            <w:shd w:val="clear" w:color="auto" w:fill="auto"/>
            <w:noWrap/>
            <w:vAlign w:val="center"/>
            <w:hideMark/>
          </w:tcPr>
          <w:p w14:paraId="4ADF69A5" w14:textId="77777777" w:rsidR="00CF16EB" w:rsidRPr="004B37C7" w:rsidRDefault="00CF16EB" w:rsidP="00CB0B4B">
            <w:pPr>
              <w:pStyle w:val="PCJTable"/>
              <w:jc w:val="center"/>
              <w:rPr>
                <w:color w:val="auto"/>
                <w:lang w:val="fr-FR" w:eastAsia="fr-FR"/>
              </w:rPr>
            </w:pPr>
            <w:r w:rsidRPr="004B37C7">
              <w:rPr>
                <w:color w:val="auto"/>
                <w:lang w:val="fr-FR" w:eastAsia="fr-FR"/>
              </w:rPr>
              <w:t>0.12</w:t>
            </w:r>
          </w:p>
        </w:tc>
        <w:tc>
          <w:tcPr>
            <w:tcW w:w="1276" w:type="dxa"/>
            <w:gridSpan w:val="4"/>
            <w:tcBorders>
              <w:top w:val="nil"/>
              <w:left w:val="nil"/>
              <w:bottom w:val="nil"/>
              <w:right w:val="nil"/>
            </w:tcBorders>
            <w:shd w:val="clear" w:color="auto" w:fill="auto"/>
            <w:noWrap/>
            <w:vAlign w:val="center"/>
            <w:hideMark/>
          </w:tcPr>
          <w:p w14:paraId="77E4CD4F" w14:textId="77777777" w:rsidR="00CF16EB" w:rsidRPr="004B37C7" w:rsidRDefault="00CF16EB" w:rsidP="00CB0B4B">
            <w:pPr>
              <w:pStyle w:val="PCJTable"/>
              <w:jc w:val="center"/>
              <w:rPr>
                <w:lang w:val="fr-FR" w:eastAsia="fr-FR"/>
              </w:rPr>
            </w:pPr>
            <w:r w:rsidRPr="004B37C7">
              <w:rPr>
                <w:lang w:val="fr-FR" w:eastAsia="fr-FR"/>
              </w:rPr>
              <w:t>0.73</w:t>
            </w:r>
          </w:p>
        </w:tc>
        <w:tc>
          <w:tcPr>
            <w:tcW w:w="567" w:type="dxa"/>
            <w:tcBorders>
              <w:top w:val="nil"/>
              <w:left w:val="nil"/>
              <w:bottom w:val="nil"/>
              <w:right w:val="nil"/>
            </w:tcBorders>
            <w:shd w:val="clear" w:color="auto" w:fill="auto"/>
            <w:noWrap/>
            <w:vAlign w:val="center"/>
            <w:hideMark/>
          </w:tcPr>
          <w:p w14:paraId="1FA53EE5" w14:textId="77777777" w:rsidR="00CF16EB" w:rsidRPr="004B37C7" w:rsidRDefault="00CF16EB" w:rsidP="00CB0B4B">
            <w:pPr>
              <w:pStyle w:val="PCJTable"/>
              <w:jc w:val="center"/>
              <w:rPr>
                <w:lang w:val="fr-FR" w:eastAsia="fr-FR"/>
              </w:rPr>
            </w:pPr>
            <w:r w:rsidRPr="004B37C7">
              <w:rPr>
                <w:lang w:val="fr-FR" w:eastAsia="fr-FR"/>
              </w:rPr>
              <w:t>0.02</w:t>
            </w:r>
          </w:p>
        </w:tc>
      </w:tr>
      <w:tr w:rsidR="00CF16EB" w:rsidRPr="004B37C7" w14:paraId="42781997" w14:textId="77777777" w:rsidTr="00CB0B4B">
        <w:trPr>
          <w:gridAfter w:val="3"/>
          <w:wAfter w:w="819" w:type="dxa"/>
          <w:trHeight w:val="275"/>
        </w:trPr>
        <w:tc>
          <w:tcPr>
            <w:tcW w:w="993" w:type="dxa"/>
            <w:tcBorders>
              <w:top w:val="nil"/>
              <w:left w:val="nil"/>
              <w:bottom w:val="nil"/>
              <w:right w:val="nil"/>
            </w:tcBorders>
            <w:shd w:val="clear" w:color="auto" w:fill="auto"/>
            <w:vAlign w:val="center"/>
            <w:hideMark/>
          </w:tcPr>
          <w:p w14:paraId="1286EF11" w14:textId="77777777" w:rsidR="00CF16EB" w:rsidRPr="004B37C7" w:rsidRDefault="00CF16EB" w:rsidP="00CB0B4B">
            <w:pPr>
              <w:pStyle w:val="PCJTable"/>
              <w:jc w:val="center"/>
              <w:rPr>
                <w:lang w:val="fr-FR" w:eastAsia="fr-FR"/>
              </w:rPr>
            </w:pPr>
            <w:r w:rsidRPr="004B37C7">
              <w:rPr>
                <w:lang w:val="fr-FR" w:eastAsia="fr-FR"/>
              </w:rPr>
              <w:t>Sp</w:t>
            </w:r>
            <w:r w:rsidRPr="004B37C7">
              <w:rPr>
                <w:vertAlign w:val="subscript"/>
                <w:lang w:val="fr-FR" w:eastAsia="fr-FR"/>
              </w:rPr>
              <w:t>L2_L3</w:t>
            </w:r>
          </w:p>
        </w:tc>
        <w:tc>
          <w:tcPr>
            <w:tcW w:w="1275" w:type="dxa"/>
            <w:gridSpan w:val="2"/>
            <w:tcBorders>
              <w:top w:val="nil"/>
              <w:left w:val="nil"/>
              <w:bottom w:val="nil"/>
              <w:right w:val="nil"/>
            </w:tcBorders>
            <w:shd w:val="clear" w:color="auto" w:fill="auto"/>
            <w:noWrap/>
            <w:vAlign w:val="center"/>
            <w:hideMark/>
          </w:tcPr>
          <w:p w14:paraId="5D8E2515" w14:textId="77777777" w:rsidR="00CF16EB" w:rsidRPr="00CF16EB" w:rsidRDefault="00CF16EB" w:rsidP="00CB0B4B">
            <w:pPr>
              <w:pStyle w:val="PCJTable"/>
              <w:jc w:val="center"/>
              <w:rPr>
                <w:b/>
                <w:bCs/>
                <w:lang w:val="fr-FR" w:eastAsia="fr-FR"/>
              </w:rPr>
            </w:pPr>
            <w:r w:rsidRPr="00CF16EB">
              <w:rPr>
                <w:b/>
                <w:bCs/>
                <w:lang w:val="fr-FR" w:eastAsia="fr-FR"/>
              </w:rPr>
              <w:t>12.22</w:t>
            </w:r>
          </w:p>
        </w:tc>
        <w:tc>
          <w:tcPr>
            <w:tcW w:w="426" w:type="dxa"/>
            <w:tcBorders>
              <w:top w:val="nil"/>
              <w:left w:val="nil"/>
              <w:bottom w:val="nil"/>
              <w:right w:val="single" w:sz="4" w:space="0" w:color="auto"/>
            </w:tcBorders>
            <w:shd w:val="clear" w:color="auto" w:fill="auto"/>
            <w:noWrap/>
            <w:vAlign w:val="center"/>
            <w:hideMark/>
          </w:tcPr>
          <w:p w14:paraId="31318287" w14:textId="77777777" w:rsidR="00CF16EB" w:rsidRPr="004B37C7" w:rsidRDefault="00CF16EB" w:rsidP="00CB0B4B">
            <w:pPr>
              <w:pStyle w:val="PCJTable"/>
              <w:jc w:val="center"/>
              <w:rPr>
                <w:color w:val="auto"/>
                <w:lang w:val="fr-FR" w:eastAsia="fr-FR"/>
              </w:rPr>
            </w:pPr>
            <w:r w:rsidRPr="004B37C7">
              <w:rPr>
                <w:color w:val="auto"/>
                <w:lang w:val="fr-FR" w:eastAsia="fr-FR"/>
              </w:rPr>
              <w:t>0.65</w:t>
            </w:r>
          </w:p>
        </w:tc>
        <w:tc>
          <w:tcPr>
            <w:tcW w:w="1275" w:type="dxa"/>
            <w:gridSpan w:val="3"/>
            <w:tcBorders>
              <w:top w:val="nil"/>
              <w:left w:val="nil"/>
              <w:bottom w:val="nil"/>
              <w:right w:val="nil"/>
            </w:tcBorders>
            <w:shd w:val="clear" w:color="auto" w:fill="auto"/>
            <w:noWrap/>
            <w:vAlign w:val="center"/>
            <w:hideMark/>
          </w:tcPr>
          <w:p w14:paraId="53693E19" w14:textId="77777777" w:rsidR="00CF16EB" w:rsidRPr="004B37C7" w:rsidRDefault="00CF16EB" w:rsidP="00CB0B4B">
            <w:pPr>
              <w:pStyle w:val="PCJTable"/>
              <w:jc w:val="center"/>
              <w:rPr>
                <w:lang w:val="fr-FR" w:eastAsia="fr-FR"/>
              </w:rPr>
            </w:pPr>
            <w:r w:rsidRPr="004B37C7">
              <w:rPr>
                <w:lang w:val="fr-FR" w:eastAsia="fr-FR"/>
              </w:rPr>
              <w:t>3.38</w:t>
            </w:r>
          </w:p>
        </w:tc>
        <w:tc>
          <w:tcPr>
            <w:tcW w:w="426" w:type="dxa"/>
            <w:tcBorders>
              <w:top w:val="nil"/>
              <w:left w:val="nil"/>
              <w:bottom w:val="nil"/>
              <w:right w:val="single" w:sz="4" w:space="0" w:color="auto"/>
            </w:tcBorders>
            <w:shd w:val="clear" w:color="auto" w:fill="auto"/>
            <w:noWrap/>
            <w:vAlign w:val="center"/>
            <w:hideMark/>
          </w:tcPr>
          <w:p w14:paraId="078022BF" w14:textId="77777777" w:rsidR="00CF16EB" w:rsidRPr="004B37C7" w:rsidRDefault="00CF16EB" w:rsidP="00CB0B4B">
            <w:pPr>
              <w:pStyle w:val="PCJTable"/>
              <w:jc w:val="center"/>
              <w:rPr>
                <w:color w:val="auto"/>
                <w:lang w:val="fr-FR" w:eastAsia="fr-FR"/>
              </w:rPr>
            </w:pPr>
            <w:r w:rsidRPr="004B37C7">
              <w:rPr>
                <w:color w:val="auto"/>
                <w:lang w:val="fr-FR" w:eastAsia="fr-FR"/>
              </w:rPr>
              <w:t>0.11</w:t>
            </w:r>
          </w:p>
        </w:tc>
        <w:tc>
          <w:tcPr>
            <w:tcW w:w="1417" w:type="dxa"/>
            <w:gridSpan w:val="4"/>
            <w:tcBorders>
              <w:top w:val="nil"/>
              <w:left w:val="nil"/>
              <w:bottom w:val="nil"/>
              <w:right w:val="nil"/>
            </w:tcBorders>
            <w:shd w:val="clear" w:color="auto" w:fill="auto"/>
            <w:noWrap/>
            <w:vAlign w:val="center"/>
            <w:hideMark/>
          </w:tcPr>
          <w:p w14:paraId="59C1AECF" w14:textId="77777777" w:rsidR="00CF16EB" w:rsidRPr="004B37C7" w:rsidRDefault="00CF16EB" w:rsidP="00CB0B4B">
            <w:pPr>
              <w:pStyle w:val="PCJTable"/>
              <w:jc w:val="center"/>
              <w:rPr>
                <w:lang w:val="fr-FR" w:eastAsia="fr-FR"/>
              </w:rPr>
            </w:pPr>
            <w:r w:rsidRPr="004B37C7">
              <w:rPr>
                <w:lang w:val="fr-FR" w:eastAsia="fr-FR"/>
              </w:rPr>
              <w:t>7.66</w:t>
            </w:r>
          </w:p>
        </w:tc>
        <w:tc>
          <w:tcPr>
            <w:tcW w:w="425" w:type="dxa"/>
            <w:tcBorders>
              <w:top w:val="nil"/>
              <w:left w:val="nil"/>
              <w:bottom w:val="nil"/>
              <w:right w:val="single" w:sz="4" w:space="0" w:color="auto"/>
            </w:tcBorders>
            <w:shd w:val="clear" w:color="auto" w:fill="auto"/>
            <w:noWrap/>
            <w:vAlign w:val="center"/>
            <w:hideMark/>
          </w:tcPr>
          <w:p w14:paraId="765C2897" w14:textId="77777777" w:rsidR="00CF16EB" w:rsidRPr="004B37C7" w:rsidRDefault="00CF16EB" w:rsidP="00CB0B4B">
            <w:pPr>
              <w:pStyle w:val="PCJTable"/>
              <w:jc w:val="center"/>
              <w:rPr>
                <w:color w:val="auto"/>
                <w:lang w:val="fr-FR" w:eastAsia="fr-FR"/>
              </w:rPr>
            </w:pPr>
            <w:r w:rsidRPr="004B37C7">
              <w:rPr>
                <w:color w:val="auto"/>
                <w:lang w:val="fr-FR" w:eastAsia="fr-FR"/>
              </w:rPr>
              <w:t>0.20</w:t>
            </w:r>
          </w:p>
        </w:tc>
        <w:tc>
          <w:tcPr>
            <w:tcW w:w="1276" w:type="dxa"/>
            <w:gridSpan w:val="4"/>
            <w:tcBorders>
              <w:top w:val="nil"/>
              <w:left w:val="nil"/>
              <w:bottom w:val="nil"/>
              <w:right w:val="nil"/>
            </w:tcBorders>
            <w:shd w:val="clear" w:color="auto" w:fill="auto"/>
            <w:noWrap/>
            <w:vAlign w:val="center"/>
            <w:hideMark/>
          </w:tcPr>
          <w:p w14:paraId="488E308D" w14:textId="77777777" w:rsidR="00CF16EB" w:rsidRPr="004B37C7" w:rsidRDefault="00CF16EB" w:rsidP="00CB0B4B">
            <w:pPr>
              <w:pStyle w:val="PCJTable"/>
              <w:jc w:val="center"/>
              <w:rPr>
                <w:lang w:val="fr-FR" w:eastAsia="fr-FR"/>
              </w:rPr>
            </w:pPr>
            <w:r w:rsidRPr="004B37C7">
              <w:rPr>
                <w:lang w:val="fr-FR" w:eastAsia="fr-FR"/>
              </w:rPr>
              <w:t>0.34</w:t>
            </w:r>
          </w:p>
        </w:tc>
        <w:tc>
          <w:tcPr>
            <w:tcW w:w="567" w:type="dxa"/>
            <w:tcBorders>
              <w:top w:val="nil"/>
              <w:left w:val="nil"/>
              <w:bottom w:val="nil"/>
              <w:right w:val="nil"/>
            </w:tcBorders>
            <w:shd w:val="clear" w:color="auto" w:fill="auto"/>
            <w:noWrap/>
            <w:vAlign w:val="center"/>
            <w:hideMark/>
          </w:tcPr>
          <w:p w14:paraId="11E96944" w14:textId="77777777" w:rsidR="00CF16EB" w:rsidRPr="004B37C7" w:rsidRDefault="00CF16EB" w:rsidP="00CB0B4B">
            <w:pPr>
              <w:pStyle w:val="PCJTable"/>
              <w:jc w:val="center"/>
              <w:rPr>
                <w:lang w:val="fr-FR" w:eastAsia="fr-FR"/>
              </w:rPr>
            </w:pPr>
            <w:r w:rsidRPr="004B37C7">
              <w:rPr>
                <w:lang w:val="fr-FR" w:eastAsia="fr-FR"/>
              </w:rPr>
              <w:t>0.01</w:t>
            </w:r>
          </w:p>
        </w:tc>
      </w:tr>
      <w:tr w:rsidR="00CF16EB" w:rsidRPr="004B37C7" w14:paraId="7F9F62DC" w14:textId="77777777" w:rsidTr="00CB0B4B">
        <w:trPr>
          <w:gridAfter w:val="3"/>
          <w:wAfter w:w="819" w:type="dxa"/>
          <w:trHeight w:val="275"/>
        </w:trPr>
        <w:tc>
          <w:tcPr>
            <w:tcW w:w="993" w:type="dxa"/>
            <w:tcBorders>
              <w:top w:val="nil"/>
              <w:left w:val="nil"/>
              <w:bottom w:val="nil"/>
              <w:right w:val="nil"/>
            </w:tcBorders>
            <w:shd w:val="clear" w:color="auto" w:fill="auto"/>
            <w:vAlign w:val="center"/>
            <w:hideMark/>
          </w:tcPr>
          <w:p w14:paraId="147A7F10" w14:textId="77777777" w:rsidR="00CF16EB" w:rsidRPr="004B37C7" w:rsidRDefault="00CF16EB" w:rsidP="00CB0B4B">
            <w:pPr>
              <w:pStyle w:val="PCJTable"/>
              <w:jc w:val="center"/>
              <w:rPr>
                <w:lang w:val="fr-FR" w:eastAsia="fr-FR"/>
              </w:rPr>
            </w:pPr>
            <w:r w:rsidRPr="004B37C7">
              <w:rPr>
                <w:lang w:val="fr-FR" w:eastAsia="fr-FR"/>
              </w:rPr>
              <w:t>Sp</w:t>
            </w:r>
            <w:r w:rsidRPr="004B37C7">
              <w:rPr>
                <w:vertAlign w:val="subscript"/>
                <w:lang w:val="fr-FR" w:eastAsia="fr-FR"/>
              </w:rPr>
              <w:t>L3_L4</w:t>
            </w:r>
          </w:p>
        </w:tc>
        <w:tc>
          <w:tcPr>
            <w:tcW w:w="1275" w:type="dxa"/>
            <w:gridSpan w:val="2"/>
            <w:tcBorders>
              <w:top w:val="nil"/>
              <w:left w:val="nil"/>
              <w:bottom w:val="nil"/>
              <w:right w:val="nil"/>
            </w:tcBorders>
            <w:shd w:val="clear" w:color="auto" w:fill="auto"/>
            <w:noWrap/>
            <w:vAlign w:val="center"/>
            <w:hideMark/>
          </w:tcPr>
          <w:p w14:paraId="3A694E0C" w14:textId="77777777" w:rsidR="00CF16EB" w:rsidRPr="004B37C7" w:rsidRDefault="00CF16EB" w:rsidP="00CB0B4B">
            <w:pPr>
              <w:pStyle w:val="PCJTable"/>
              <w:jc w:val="center"/>
              <w:rPr>
                <w:lang w:val="fr-FR" w:eastAsia="fr-FR"/>
              </w:rPr>
            </w:pPr>
            <w:r w:rsidRPr="004B37C7">
              <w:rPr>
                <w:lang w:val="fr-FR" w:eastAsia="fr-FR"/>
              </w:rPr>
              <w:t>8.95</w:t>
            </w:r>
          </w:p>
        </w:tc>
        <w:tc>
          <w:tcPr>
            <w:tcW w:w="426" w:type="dxa"/>
            <w:tcBorders>
              <w:top w:val="nil"/>
              <w:left w:val="nil"/>
              <w:bottom w:val="nil"/>
              <w:right w:val="single" w:sz="4" w:space="0" w:color="auto"/>
            </w:tcBorders>
            <w:shd w:val="clear" w:color="auto" w:fill="auto"/>
            <w:noWrap/>
            <w:vAlign w:val="center"/>
            <w:hideMark/>
          </w:tcPr>
          <w:p w14:paraId="74E3F5E7" w14:textId="77777777" w:rsidR="00CF16EB" w:rsidRPr="004B37C7" w:rsidRDefault="00CF16EB" w:rsidP="00CB0B4B">
            <w:pPr>
              <w:pStyle w:val="PCJTable"/>
              <w:jc w:val="center"/>
              <w:rPr>
                <w:color w:val="auto"/>
                <w:lang w:val="fr-FR" w:eastAsia="fr-FR"/>
              </w:rPr>
            </w:pPr>
            <w:r w:rsidRPr="004B37C7">
              <w:rPr>
                <w:color w:val="auto"/>
                <w:lang w:val="fr-FR" w:eastAsia="fr-FR"/>
              </w:rPr>
              <w:t>0.48</w:t>
            </w:r>
          </w:p>
        </w:tc>
        <w:tc>
          <w:tcPr>
            <w:tcW w:w="1275" w:type="dxa"/>
            <w:gridSpan w:val="3"/>
            <w:tcBorders>
              <w:top w:val="nil"/>
              <w:left w:val="nil"/>
              <w:bottom w:val="nil"/>
              <w:right w:val="nil"/>
            </w:tcBorders>
            <w:shd w:val="clear" w:color="auto" w:fill="auto"/>
            <w:noWrap/>
            <w:vAlign w:val="center"/>
            <w:hideMark/>
          </w:tcPr>
          <w:p w14:paraId="685D8D0F" w14:textId="77777777" w:rsidR="00CF16EB" w:rsidRPr="004B37C7" w:rsidRDefault="00CF16EB" w:rsidP="00CB0B4B">
            <w:pPr>
              <w:pStyle w:val="PCJTable"/>
              <w:jc w:val="center"/>
              <w:rPr>
                <w:lang w:val="fr-FR" w:eastAsia="fr-FR"/>
              </w:rPr>
            </w:pPr>
            <w:r w:rsidRPr="004B37C7">
              <w:rPr>
                <w:lang w:val="fr-FR" w:eastAsia="fr-FR"/>
              </w:rPr>
              <w:t>3.53</w:t>
            </w:r>
          </w:p>
        </w:tc>
        <w:tc>
          <w:tcPr>
            <w:tcW w:w="426" w:type="dxa"/>
            <w:tcBorders>
              <w:top w:val="nil"/>
              <w:left w:val="nil"/>
              <w:bottom w:val="nil"/>
              <w:right w:val="single" w:sz="4" w:space="0" w:color="auto"/>
            </w:tcBorders>
            <w:shd w:val="clear" w:color="auto" w:fill="auto"/>
            <w:noWrap/>
            <w:vAlign w:val="center"/>
            <w:hideMark/>
          </w:tcPr>
          <w:p w14:paraId="67F97940" w14:textId="77777777" w:rsidR="00CF16EB" w:rsidRPr="004B37C7" w:rsidRDefault="00CF16EB" w:rsidP="00CB0B4B">
            <w:pPr>
              <w:pStyle w:val="PCJTable"/>
              <w:jc w:val="center"/>
              <w:rPr>
                <w:color w:val="auto"/>
                <w:lang w:val="fr-FR" w:eastAsia="fr-FR"/>
              </w:rPr>
            </w:pPr>
            <w:r w:rsidRPr="004B37C7">
              <w:rPr>
                <w:color w:val="auto"/>
                <w:lang w:val="fr-FR" w:eastAsia="fr-FR"/>
              </w:rPr>
              <w:t>0.11</w:t>
            </w:r>
          </w:p>
        </w:tc>
        <w:tc>
          <w:tcPr>
            <w:tcW w:w="1417" w:type="dxa"/>
            <w:gridSpan w:val="4"/>
            <w:tcBorders>
              <w:top w:val="nil"/>
              <w:left w:val="nil"/>
              <w:bottom w:val="nil"/>
              <w:right w:val="nil"/>
            </w:tcBorders>
            <w:shd w:val="clear" w:color="auto" w:fill="auto"/>
            <w:noWrap/>
            <w:vAlign w:val="center"/>
            <w:hideMark/>
          </w:tcPr>
          <w:p w14:paraId="68AD6F4E" w14:textId="77777777" w:rsidR="00CF16EB" w:rsidRPr="00CF16EB" w:rsidRDefault="00CF16EB" w:rsidP="00CB0B4B">
            <w:pPr>
              <w:pStyle w:val="PCJTable"/>
              <w:jc w:val="center"/>
              <w:rPr>
                <w:b/>
                <w:bCs/>
                <w:lang w:val="fr-FR" w:eastAsia="fr-FR"/>
              </w:rPr>
            </w:pPr>
            <w:r w:rsidRPr="00CF16EB">
              <w:rPr>
                <w:b/>
                <w:bCs/>
                <w:lang w:val="fr-FR" w:eastAsia="fr-FR"/>
              </w:rPr>
              <w:t>11.86</w:t>
            </w:r>
          </w:p>
        </w:tc>
        <w:tc>
          <w:tcPr>
            <w:tcW w:w="425" w:type="dxa"/>
            <w:tcBorders>
              <w:top w:val="nil"/>
              <w:left w:val="nil"/>
              <w:bottom w:val="nil"/>
              <w:right w:val="single" w:sz="4" w:space="0" w:color="auto"/>
            </w:tcBorders>
            <w:shd w:val="clear" w:color="auto" w:fill="auto"/>
            <w:noWrap/>
            <w:vAlign w:val="center"/>
            <w:hideMark/>
          </w:tcPr>
          <w:p w14:paraId="6093E21E" w14:textId="77777777" w:rsidR="00CF16EB" w:rsidRPr="004B37C7" w:rsidRDefault="00CF16EB" w:rsidP="00CB0B4B">
            <w:pPr>
              <w:pStyle w:val="PCJTable"/>
              <w:jc w:val="center"/>
              <w:rPr>
                <w:color w:val="auto"/>
                <w:lang w:val="fr-FR" w:eastAsia="fr-FR"/>
              </w:rPr>
            </w:pPr>
            <w:r w:rsidRPr="004B37C7">
              <w:rPr>
                <w:color w:val="auto"/>
                <w:lang w:val="fr-FR" w:eastAsia="fr-FR"/>
              </w:rPr>
              <w:t>0.31</w:t>
            </w:r>
          </w:p>
        </w:tc>
        <w:tc>
          <w:tcPr>
            <w:tcW w:w="1276" w:type="dxa"/>
            <w:gridSpan w:val="4"/>
            <w:tcBorders>
              <w:top w:val="nil"/>
              <w:left w:val="nil"/>
              <w:bottom w:val="nil"/>
              <w:right w:val="nil"/>
            </w:tcBorders>
            <w:shd w:val="clear" w:color="auto" w:fill="auto"/>
            <w:noWrap/>
            <w:vAlign w:val="center"/>
            <w:hideMark/>
          </w:tcPr>
          <w:p w14:paraId="2456907C" w14:textId="77777777" w:rsidR="00CF16EB" w:rsidRPr="004B37C7" w:rsidRDefault="00CF16EB" w:rsidP="00CB0B4B">
            <w:pPr>
              <w:pStyle w:val="PCJTable"/>
              <w:jc w:val="center"/>
              <w:rPr>
                <w:color w:val="D9D9D9"/>
                <w:lang w:val="fr-FR" w:eastAsia="fr-FR"/>
              </w:rPr>
            </w:pPr>
            <w:r w:rsidRPr="004B37C7">
              <w:rPr>
                <w:color w:val="D9D9D9"/>
                <w:lang w:val="fr-FR" w:eastAsia="fr-FR"/>
              </w:rPr>
              <w:t>0.00</w:t>
            </w:r>
          </w:p>
        </w:tc>
        <w:tc>
          <w:tcPr>
            <w:tcW w:w="567" w:type="dxa"/>
            <w:tcBorders>
              <w:top w:val="nil"/>
              <w:left w:val="nil"/>
              <w:bottom w:val="nil"/>
              <w:right w:val="nil"/>
            </w:tcBorders>
            <w:shd w:val="clear" w:color="auto" w:fill="auto"/>
            <w:noWrap/>
            <w:vAlign w:val="center"/>
            <w:hideMark/>
          </w:tcPr>
          <w:p w14:paraId="27F1BAFE" w14:textId="77777777" w:rsidR="00CF16EB" w:rsidRPr="004B37C7" w:rsidRDefault="00CF16EB" w:rsidP="00CB0B4B">
            <w:pPr>
              <w:pStyle w:val="PCJTable"/>
              <w:jc w:val="center"/>
              <w:rPr>
                <w:lang w:val="fr-FR" w:eastAsia="fr-FR"/>
              </w:rPr>
            </w:pPr>
            <w:r w:rsidRPr="004B37C7">
              <w:rPr>
                <w:lang w:val="fr-FR" w:eastAsia="fr-FR"/>
              </w:rPr>
              <w:t>0.00</w:t>
            </w:r>
          </w:p>
        </w:tc>
      </w:tr>
      <w:tr w:rsidR="00CF16EB" w:rsidRPr="004B37C7" w14:paraId="0F1B2333"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20A081CB" w14:textId="77777777" w:rsidR="00CF16EB" w:rsidRPr="004B37C7" w:rsidRDefault="00CF16EB" w:rsidP="00CB0B4B">
            <w:pPr>
              <w:pStyle w:val="PCJTable"/>
              <w:jc w:val="center"/>
              <w:rPr>
                <w:lang w:val="fr-FR" w:eastAsia="fr-FR"/>
              </w:rPr>
            </w:pPr>
            <w:r w:rsidRPr="004B37C7">
              <w:rPr>
                <w:lang w:val="fr-FR" w:eastAsia="fr-FR"/>
              </w:rPr>
              <w:t>SDW</w:t>
            </w:r>
          </w:p>
        </w:tc>
        <w:tc>
          <w:tcPr>
            <w:tcW w:w="1275" w:type="dxa"/>
            <w:gridSpan w:val="2"/>
            <w:tcBorders>
              <w:top w:val="nil"/>
              <w:left w:val="nil"/>
              <w:bottom w:val="nil"/>
              <w:right w:val="nil"/>
            </w:tcBorders>
            <w:shd w:val="clear" w:color="auto" w:fill="auto"/>
            <w:noWrap/>
            <w:vAlign w:val="center"/>
            <w:hideMark/>
          </w:tcPr>
          <w:p w14:paraId="48A00391" w14:textId="77777777" w:rsidR="00CF16EB" w:rsidRPr="00CF16EB" w:rsidRDefault="00CF16EB" w:rsidP="00CB0B4B">
            <w:pPr>
              <w:pStyle w:val="PCJTable"/>
              <w:jc w:val="center"/>
              <w:rPr>
                <w:b/>
                <w:bCs/>
                <w:lang w:val="fr-FR" w:eastAsia="fr-FR"/>
              </w:rPr>
            </w:pPr>
            <w:r w:rsidRPr="00CF16EB">
              <w:rPr>
                <w:b/>
                <w:bCs/>
                <w:lang w:val="fr-FR" w:eastAsia="fr-FR"/>
              </w:rPr>
              <w:t>12.05</w:t>
            </w:r>
          </w:p>
        </w:tc>
        <w:tc>
          <w:tcPr>
            <w:tcW w:w="426" w:type="dxa"/>
            <w:tcBorders>
              <w:top w:val="nil"/>
              <w:left w:val="nil"/>
              <w:bottom w:val="nil"/>
              <w:right w:val="single" w:sz="4" w:space="0" w:color="auto"/>
            </w:tcBorders>
            <w:shd w:val="clear" w:color="auto" w:fill="auto"/>
            <w:noWrap/>
            <w:vAlign w:val="center"/>
            <w:hideMark/>
          </w:tcPr>
          <w:p w14:paraId="3DB59BB5" w14:textId="77777777" w:rsidR="00CF16EB" w:rsidRPr="004B37C7" w:rsidRDefault="00CF16EB" w:rsidP="00CB0B4B">
            <w:pPr>
              <w:pStyle w:val="PCJTable"/>
              <w:jc w:val="center"/>
              <w:rPr>
                <w:color w:val="auto"/>
                <w:lang w:val="fr-FR" w:eastAsia="fr-FR"/>
              </w:rPr>
            </w:pPr>
            <w:r w:rsidRPr="004B37C7">
              <w:rPr>
                <w:color w:val="auto"/>
                <w:lang w:val="fr-FR" w:eastAsia="fr-FR"/>
              </w:rPr>
              <w:t>0.64</w:t>
            </w:r>
          </w:p>
        </w:tc>
        <w:tc>
          <w:tcPr>
            <w:tcW w:w="1275" w:type="dxa"/>
            <w:gridSpan w:val="3"/>
            <w:tcBorders>
              <w:top w:val="nil"/>
              <w:left w:val="nil"/>
              <w:bottom w:val="nil"/>
              <w:right w:val="nil"/>
            </w:tcBorders>
            <w:shd w:val="clear" w:color="auto" w:fill="auto"/>
            <w:noWrap/>
            <w:vAlign w:val="center"/>
            <w:hideMark/>
          </w:tcPr>
          <w:p w14:paraId="7B2333E9" w14:textId="77777777" w:rsidR="00CF16EB" w:rsidRPr="004B37C7" w:rsidRDefault="00CF16EB" w:rsidP="00CB0B4B">
            <w:pPr>
              <w:pStyle w:val="PCJTable"/>
              <w:jc w:val="center"/>
              <w:rPr>
                <w:color w:val="D9D9D9"/>
                <w:lang w:val="fr-FR" w:eastAsia="fr-FR"/>
              </w:rPr>
            </w:pPr>
            <w:r w:rsidRPr="004B37C7">
              <w:rPr>
                <w:color w:val="D9D9D9"/>
                <w:lang w:val="fr-FR" w:eastAsia="fr-FR"/>
              </w:rPr>
              <w:t>0.01</w:t>
            </w:r>
          </w:p>
        </w:tc>
        <w:tc>
          <w:tcPr>
            <w:tcW w:w="426" w:type="dxa"/>
            <w:tcBorders>
              <w:top w:val="nil"/>
              <w:left w:val="nil"/>
              <w:bottom w:val="nil"/>
              <w:right w:val="single" w:sz="4" w:space="0" w:color="auto"/>
            </w:tcBorders>
            <w:shd w:val="clear" w:color="auto" w:fill="auto"/>
            <w:noWrap/>
            <w:vAlign w:val="center"/>
            <w:hideMark/>
          </w:tcPr>
          <w:p w14:paraId="108B6496" w14:textId="77777777" w:rsidR="00CF16EB" w:rsidRPr="004B37C7" w:rsidRDefault="00CF16EB" w:rsidP="00CB0B4B">
            <w:pPr>
              <w:pStyle w:val="PCJTable"/>
              <w:jc w:val="center"/>
              <w:rPr>
                <w:color w:val="auto"/>
                <w:lang w:val="fr-FR" w:eastAsia="fr-FR"/>
              </w:rPr>
            </w:pPr>
            <w:r w:rsidRPr="004B37C7">
              <w:rPr>
                <w:color w:val="auto"/>
                <w:lang w:val="fr-FR" w:eastAsia="fr-FR"/>
              </w:rPr>
              <w:t>0.00</w:t>
            </w:r>
          </w:p>
        </w:tc>
        <w:tc>
          <w:tcPr>
            <w:tcW w:w="1417" w:type="dxa"/>
            <w:gridSpan w:val="4"/>
            <w:tcBorders>
              <w:top w:val="nil"/>
              <w:left w:val="nil"/>
              <w:bottom w:val="nil"/>
              <w:right w:val="nil"/>
            </w:tcBorders>
            <w:shd w:val="clear" w:color="auto" w:fill="auto"/>
            <w:noWrap/>
            <w:vAlign w:val="center"/>
            <w:hideMark/>
          </w:tcPr>
          <w:p w14:paraId="4E9E9A8B" w14:textId="77777777" w:rsidR="00CF16EB" w:rsidRPr="00CF16EB" w:rsidRDefault="00CF16EB" w:rsidP="00CB0B4B">
            <w:pPr>
              <w:pStyle w:val="PCJTable"/>
              <w:jc w:val="center"/>
              <w:rPr>
                <w:b/>
                <w:bCs/>
                <w:lang w:val="fr-FR" w:eastAsia="fr-FR"/>
              </w:rPr>
            </w:pPr>
            <w:r w:rsidRPr="00CF16EB">
              <w:rPr>
                <w:b/>
                <w:bCs/>
                <w:lang w:val="fr-FR" w:eastAsia="fr-FR"/>
              </w:rPr>
              <w:t>11.34</w:t>
            </w:r>
          </w:p>
        </w:tc>
        <w:tc>
          <w:tcPr>
            <w:tcW w:w="425" w:type="dxa"/>
            <w:tcBorders>
              <w:top w:val="nil"/>
              <w:left w:val="nil"/>
              <w:bottom w:val="nil"/>
              <w:right w:val="single" w:sz="4" w:space="0" w:color="auto"/>
            </w:tcBorders>
            <w:shd w:val="clear" w:color="auto" w:fill="auto"/>
            <w:noWrap/>
            <w:vAlign w:val="center"/>
            <w:hideMark/>
          </w:tcPr>
          <w:p w14:paraId="359BAE59" w14:textId="77777777" w:rsidR="00CF16EB" w:rsidRPr="004B37C7" w:rsidRDefault="00CF16EB" w:rsidP="00CB0B4B">
            <w:pPr>
              <w:pStyle w:val="PCJTable"/>
              <w:jc w:val="center"/>
              <w:rPr>
                <w:color w:val="auto"/>
                <w:lang w:val="fr-FR" w:eastAsia="fr-FR"/>
              </w:rPr>
            </w:pPr>
            <w:r w:rsidRPr="004B37C7">
              <w:rPr>
                <w:color w:val="auto"/>
                <w:lang w:val="fr-FR" w:eastAsia="fr-FR"/>
              </w:rPr>
              <w:t>0.30</w:t>
            </w:r>
          </w:p>
        </w:tc>
        <w:tc>
          <w:tcPr>
            <w:tcW w:w="1276" w:type="dxa"/>
            <w:gridSpan w:val="4"/>
            <w:tcBorders>
              <w:top w:val="nil"/>
              <w:left w:val="nil"/>
              <w:bottom w:val="nil"/>
              <w:right w:val="nil"/>
            </w:tcBorders>
            <w:shd w:val="clear" w:color="auto" w:fill="auto"/>
            <w:noWrap/>
            <w:vAlign w:val="center"/>
            <w:hideMark/>
          </w:tcPr>
          <w:p w14:paraId="307C5CBB" w14:textId="77777777" w:rsidR="00CF16EB" w:rsidRPr="004B37C7" w:rsidRDefault="00CF16EB" w:rsidP="00CB0B4B">
            <w:pPr>
              <w:pStyle w:val="PCJTable"/>
              <w:jc w:val="center"/>
              <w:rPr>
                <w:lang w:val="fr-FR" w:eastAsia="fr-FR"/>
              </w:rPr>
            </w:pPr>
            <w:r w:rsidRPr="004B37C7">
              <w:rPr>
                <w:lang w:val="fr-FR" w:eastAsia="fr-FR"/>
              </w:rPr>
              <w:t>1.15</w:t>
            </w:r>
          </w:p>
        </w:tc>
        <w:tc>
          <w:tcPr>
            <w:tcW w:w="567" w:type="dxa"/>
            <w:tcBorders>
              <w:top w:val="nil"/>
              <w:left w:val="nil"/>
              <w:bottom w:val="nil"/>
              <w:right w:val="nil"/>
            </w:tcBorders>
            <w:shd w:val="clear" w:color="auto" w:fill="auto"/>
            <w:noWrap/>
            <w:vAlign w:val="center"/>
            <w:hideMark/>
          </w:tcPr>
          <w:p w14:paraId="2DFE47F4" w14:textId="77777777" w:rsidR="00CF16EB" w:rsidRPr="004B37C7" w:rsidRDefault="00CF16EB" w:rsidP="00CB0B4B">
            <w:pPr>
              <w:pStyle w:val="PCJTable"/>
              <w:jc w:val="center"/>
              <w:rPr>
                <w:lang w:val="fr-FR" w:eastAsia="fr-FR"/>
              </w:rPr>
            </w:pPr>
            <w:r w:rsidRPr="004B37C7">
              <w:rPr>
                <w:lang w:val="fr-FR" w:eastAsia="fr-FR"/>
              </w:rPr>
              <w:t>0.03</w:t>
            </w:r>
          </w:p>
        </w:tc>
      </w:tr>
      <w:tr w:rsidR="00CF16EB" w:rsidRPr="004B37C7" w14:paraId="33A725CA"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1F2220EA" w14:textId="77777777" w:rsidR="00CF16EB" w:rsidRPr="004B37C7" w:rsidRDefault="00CF16EB" w:rsidP="00CB0B4B">
            <w:pPr>
              <w:pStyle w:val="PCJTable"/>
              <w:jc w:val="center"/>
              <w:rPr>
                <w:lang w:val="fr-FR" w:eastAsia="fr-FR"/>
              </w:rPr>
            </w:pPr>
            <w:r w:rsidRPr="004B37C7">
              <w:rPr>
                <w:lang w:val="fr-FR" w:eastAsia="fr-FR"/>
              </w:rPr>
              <w:t>RDW</w:t>
            </w:r>
          </w:p>
        </w:tc>
        <w:tc>
          <w:tcPr>
            <w:tcW w:w="1275" w:type="dxa"/>
            <w:gridSpan w:val="2"/>
            <w:tcBorders>
              <w:top w:val="nil"/>
              <w:left w:val="nil"/>
              <w:bottom w:val="nil"/>
              <w:right w:val="nil"/>
            </w:tcBorders>
            <w:shd w:val="clear" w:color="auto" w:fill="auto"/>
            <w:noWrap/>
            <w:vAlign w:val="center"/>
            <w:hideMark/>
          </w:tcPr>
          <w:p w14:paraId="7B556C1F" w14:textId="77777777" w:rsidR="00CF16EB" w:rsidRPr="00CF16EB" w:rsidRDefault="00CF16EB" w:rsidP="00CB0B4B">
            <w:pPr>
              <w:pStyle w:val="PCJTable"/>
              <w:jc w:val="center"/>
              <w:rPr>
                <w:b/>
                <w:bCs/>
                <w:lang w:val="fr-FR" w:eastAsia="fr-FR"/>
              </w:rPr>
            </w:pPr>
            <w:r w:rsidRPr="00CF16EB">
              <w:rPr>
                <w:b/>
                <w:bCs/>
                <w:lang w:val="fr-FR" w:eastAsia="fr-FR"/>
              </w:rPr>
              <w:t>10.18</w:t>
            </w:r>
          </w:p>
        </w:tc>
        <w:tc>
          <w:tcPr>
            <w:tcW w:w="426" w:type="dxa"/>
            <w:tcBorders>
              <w:top w:val="nil"/>
              <w:left w:val="nil"/>
              <w:bottom w:val="nil"/>
              <w:right w:val="single" w:sz="4" w:space="0" w:color="auto"/>
            </w:tcBorders>
            <w:shd w:val="clear" w:color="auto" w:fill="auto"/>
            <w:noWrap/>
            <w:vAlign w:val="center"/>
            <w:hideMark/>
          </w:tcPr>
          <w:p w14:paraId="1721ED88" w14:textId="77777777" w:rsidR="00CF16EB" w:rsidRPr="004B37C7" w:rsidRDefault="00CF16EB" w:rsidP="00CB0B4B">
            <w:pPr>
              <w:pStyle w:val="PCJTable"/>
              <w:jc w:val="center"/>
              <w:rPr>
                <w:color w:val="auto"/>
                <w:lang w:val="fr-FR" w:eastAsia="fr-FR"/>
              </w:rPr>
            </w:pPr>
            <w:r w:rsidRPr="004B37C7">
              <w:rPr>
                <w:color w:val="auto"/>
                <w:lang w:val="fr-FR" w:eastAsia="fr-FR"/>
              </w:rPr>
              <w:t>0.54</w:t>
            </w:r>
          </w:p>
        </w:tc>
        <w:tc>
          <w:tcPr>
            <w:tcW w:w="1275" w:type="dxa"/>
            <w:gridSpan w:val="3"/>
            <w:tcBorders>
              <w:top w:val="nil"/>
              <w:left w:val="nil"/>
              <w:bottom w:val="nil"/>
              <w:right w:val="nil"/>
            </w:tcBorders>
            <w:shd w:val="clear" w:color="auto" w:fill="auto"/>
            <w:noWrap/>
            <w:vAlign w:val="center"/>
            <w:hideMark/>
          </w:tcPr>
          <w:p w14:paraId="0BA22F16" w14:textId="77777777" w:rsidR="00CF16EB" w:rsidRPr="004B37C7" w:rsidRDefault="00CF16EB" w:rsidP="00CB0B4B">
            <w:pPr>
              <w:pStyle w:val="PCJTable"/>
              <w:jc w:val="center"/>
              <w:rPr>
                <w:lang w:val="fr-FR" w:eastAsia="fr-FR"/>
              </w:rPr>
            </w:pPr>
            <w:r w:rsidRPr="004B37C7">
              <w:rPr>
                <w:lang w:val="fr-FR" w:eastAsia="fr-FR"/>
              </w:rPr>
              <w:t>6.35</w:t>
            </w:r>
          </w:p>
        </w:tc>
        <w:tc>
          <w:tcPr>
            <w:tcW w:w="426" w:type="dxa"/>
            <w:tcBorders>
              <w:top w:val="nil"/>
              <w:left w:val="nil"/>
              <w:bottom w:val="nil"/>
              <w:right w:val="single" w:sz="4" w:space="0" w:color="auto"/>
            </w:tcBorders>
            <w:shd w:val="clear" w:color="auto" w:fill="auto"/>
            <w:noWrap/>
            <w:vAlign w:val="center"/>
            <w:hideMark/>
          </w:tcPr>
          <w:p w14:paraId="67F506B4" w14:textId="77777777" w:rsidR="00CF16EB" w:rsidRPr="004B37C7" w:rsidRDefault="00CF16EB" w:rsidP="00CB0B4B">
            <w:pPr>
              <w:pStyle w:val="PCJTable"/>
              <w:jc w:val="center"/>
              <w:rPr>
                <w:color w:val="auto"/>
                <w:lang w:val="fr-FR" w:eastAsia="fr-FR"/>
              </w:rPr>
            </w:pPr>
            <w:r w:rsidRPr="004B37C7">
              <w:rPr>
                <w:color w:val="auto"/>
                <w:lang w:val="fr-FR" w:eastAsia="fr-FR"/>
              </w:rPr>
              <w:t>0.20</w:t>
            </w:r>
          </w:p>
        </w:tc>
        <w:tc>
          <w:tcPr>
            <w:tcW w:w="1417" w:type="dxa"/>
            <w:gridSpan w:val="4"/>
            <w:tcBorders>
              <w:top w:val="nil"/>
              <w:left w:val="nil"/>
              <w:bottom w:val="nil"/>
              <w:right w:val="nil"/>
            </w:tcBorders>
            <w:shd w:val="clear" w:color="auto" w:fill="auto"/>
            <w:noWrap/>
            <w:vAlign w:val="center"/>
            <w:hideMark/>
          </w:tcPr>
          <w:p w14:paraId="3E0F0B92" w14:textId="77777777" w:rsidR="00CF16EB" w:rsidRPr="004B37C7" w:rsidRDefault="00CF16EB" w:rsidP="00CB0B4B">
            <w:pPr>
              <w:pStyle w:val="PCJTable"/>
              <w:jc w:val="center"/>
              <w:rPr>
                <w:color w:val="auto"/>
                <w:lang w:val="fr-FR" w:eastAsia="fr-FR"/>
              </w:rPr>
            </w:pPr>
            <w:r w:rsidRPr="004B37C7">
              <w:rPr>
                <w:color w:val="auto"/>
                <w:lang w:val="fr-FR" w:eastAsia="fr-FR"/>
              </w:rPr>
              <w:t>2.66</w:t>
            </w:r>
          </w:p>
        </w:tc>
        <w:tc>
          <w:tcPr>
            <w:tcW w:w="425" w:type="dxa"/>
            <w:tcBorders>
              <w:top w:val="nil"/>
              <w:left w:val="nil"/>
              <w:bottom w:val="nil"/>
              <w:right w:val="single" w:sz="4" w:space="0" w:color="auto"/>
            </w:tcBorders>
            <w:shd w:val="clear" w:color="auto" w:fill="auto"/>
            <w:noWrap/>
            <w:vAlign w:val="center"/>
            <w:hideMark/>
          </w:tcPr>
          <w:p w14:paraId="623BB442" w14:textId="77777777" w:rsidR="00CF16EB" w:rsidRPr="004B37C7" w:rsidRDefault="00CF16EB" w:rsidP="00CB0B4B">
            <w:pPr>
              <w:pStyle w:val="PCJTable"/>
              <w:jc w:val="center"/>
              <w:rPr>
                <w:color w:val="auto"/>
                <w:lang w:val="fr-FR" w:eastAsia="fr-FR"/>
              </w:rPr>
            </w:pPr>
            <w:r w:rsidRPr="004B37C7">
              <w:rPr>
                <w:color w:val="auto"/>
                <w:lang w:val="fr-FR" w:eastAsia="fr-FR"/>
              </w:rPr>
              <w:t>0.07</w:t>
            </w:r>
          </w:p>
        </w:tc>
        <w:tc>
          <w:tcPr>
            <w:tcW w:w="1276" w:type="dxa"/>
            <w:gridSpan w:val="4"/>
            <w:tcBorders>
              <w:top w:val="nil"/>
              <w:left w:val="nil"/>
              <w:bottom w:val="nil"/>
              <w:right w:val="nil"/>
            </w:tcBorders>
            <w:shd w:val="clear" w:color="auto" w:fill="auto"/>
            <w:noWrap/>
            <w:vAlign w:val="center"/>
            <w:hideMark/>
          </w:tcPr>
          <w:p w14:paraId="277F281D" w14:textId="77777777" w:rsidR="00CF16EB" w:rsidRPr="004B37C7" w:rsidRDefault="00CF16EB" w:rsidP="00CB0B4B">
            <w:pPr>
              <w:pStyle w:val="PCJTable"/>
              <w:jc w:val="center"/>
              <w:rPr>
                <w:lang w:val="fr-FR" w:eastAsia="fr-FR"/>
              </w:rPr>
            </w:pPr>
            <w:r w:rsidRPr="004B37C7">
              <w:rPr>
                <w:lang w:val="fr-FR" w:eastAsia="fr-FR"/>
              </w:rPr>
              <w:t>3.46</w:t>
            </w:r>
          </w:p>
        </w:tc>
        <w:tc>
          <w:tcPr>
            <w:tcW w:w="567" w:type="dxa"/>
            <w:tcBorders>
              <w:top w:val="nil"/>
              <w:left w:val="nil"/>
              <w:bottom w:val="nil"/>
              <w:right w:val="nil"/>
            </w:tcBorders>
            <w:shd w:val="clear" w:color="auto" w:fill="auto"/>
            <w:noWrap/>
            <w:vAlign w:val="center"/>
            <w:hideMark/>
          </w:tcPr>
          <w:p w14:paraId="543295BC" w14:textId="77777777" w:rsidR="00CF16EB" w:rsidRPr="004B37C7" w:rsidRDefault="00CF16EB" w:rsidP="00CB0B4B">
            <w:pPr>
              <w:pStyle w:val="PCJTable"/>
              <w:jc w:val="center"/>
              <w:rPr>
                <w:lang w:val="fr-FR" w:eastAsia="fr-FR"/>
              </w:rPr>
            </w:pPr>
            <w:r w:rsidRPr="004B37C7">
              <w:rPr>
                <w:lang w:val="fr-FR" w:eastAsia="fr-FR"/>
              </w:rPr>
              <w:t>0.08</w:t>
            </w:r>
          </w:p>
        </w:tc>
      </w:tr>
      <w:tr w:rsidR="00CF16EB" w:rsidRPr="004B37C7" w14:paraId="2CADCF64"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2E617DB7" w14:textId="77777777" w:rsidR="00CF16EB" w:rsidRPr="004B37C7" w:rsidRDefault="00CF16EB" w:rsidP="00CB0B4B">
            <w:pPr>
              <w:pStyle w:val="PCJTable"/>
              <w:jc w:val="center"/>
              <w:rPr>
                <w:lang w:val="fr-FR" w:eastAsia="fr-FR"/>
              </w:rPr>
            </w:pPr>
            <w:r w:rsidRPr="004B37C7">
              <w:rPr>
                <w:lang w:val="fr-FR" w:eastAsia="fr-FR"/>
              </w:rPr>
              <w:t>LA</w:t>
            </w:r>
          </w:p>
        </w:tc>
        <w:tc>
          <w:tcPr>
            <w:tcW w:w="1275" w:type="dxa"/>
            <w:gridSpan w:val="2"/>
            <w:tcBorders>
              <w:top w:val="nil"/>
              <w:left w:val="nil"/>
              <w:bottom w:val="nil"/>
              <w:right w:val="nil"/>
            </w:tcBorders>
            <w:shd w:val="clear" w:color="auto" w:fill="auto"/>
            <w:noWrap/>
            <w:vAlign w:val="center"/>
            <w:hideMark/>
          </w:tcPr>
          <w:p w14:paraId="6D20AC52" w14:textId="77777777" w:rsidR="00CF16EB" w:rsidRPr="004B37C7" w:rsidRDefault="00CF16EB" w:rsidP="00CB0B4B">
            <w:pPr>
              <w:pStyle w:val="PCJTable"/>
              <w:jc w:val="center"/>
              <w:rPr>
                <w:lang w:val="fr-FR" w:eastAsia="fr-FR"/>
              </w:rPr>
            </w:pPr>
            <w:r w:rsidRPr="004B37C7">
              <w:rPr>
                <w:lang w:val="fr-FR" w:eastAsia="fr-FR"/>
              </w:rPr>
              <w:t>8.4</w:t>
            </w:r>
          </w:p>
        </w:tc>
        <w:tc>
          <w:tcPr>
            <w:tcW w:w="426" w:type="dxa"/>
            <w:tcBorders>
              <w:top w:val="nil"/>
              <w:left w:val="nil"/>
              <w:bottom w:val="nil"/>
              <w:right w:val="single" w:sz="4" w:space="0" w:color="auto"/>
            </w:tcBorders>
            <w:shd w:val="clear" w:color="auto" w:fill="auto"/>
            <w:noWrap/>
            <w:vAlign w:val="center"/>
            <w:hideMark/>
          </w:tcPr>
          <w:p w14:paraId="197FB3A3" w14:textId="77777777" w:rsidR="00CF16EB" w:rsidRPr="004B37C7" w:rsidRDefault="00CF16EB" w:rsidP="00CB0B4B">
            <w:pPr>
              <w:pStyle w:val="PCJTable"/>
              <w:jc w:val="center"/>
              <w:rPr>
                <w:color w:val="auto"/>
                <w:lang w:val="fr-FR" w:eastAsia="fr-FR"/>
              </w:rPr>
            </w:pPr>
            <w:r w:rsidRPr="004B37C7">
              <w:rPr>
                <w:color w:val="auto"/>
                <w:lang w:val="fr-FR" w:eastAsia="fr-FR"/>
              </w:rPr>
              <w:t>0.45</w:t>
            </w:r>
          </w:p>
        </w:tc>
        <w:tc>
          <w:tcPr>
            <w:tcW w:w="1275" w:type="dxa"/>
            <w:gridSpan w:val="3"/>
            <w:tcBorders>
              <w:top w:val="nil"/>
              <w:left w:val="nil"/>
              <w:bottom w:val="nil"/>
              <w:right w:val="nil"/>
            </w:tcBorders>
            <w:shd w:val="clear" w:color="auto" w:fill="auto"/>
            <w:noWrap/>
            <w:vAlign w:val="center"/>
            <w:hideMark/>
          </w:tcPr>
          <w:p w14:paraId="531B32C7" w14:textId="77777777" w:rsidR="00CF16EB" w:rsidRPr="004B37C7" w:rsidRDefault="00CF16EB" w:rsidP="00CB0B4B">
            <w:pPr>
              <w:pStyle w:val="PCJTable"/>
              <w:jc w:val="center"/>
              <w:rPr>
                <w:color w:val="D9D9D9"/>
                <w:lang w:val="fr-FR" w:eastAsia="fr-FR"/>
              </w:rPr>
            </w:pPr>
            <w:r w:rsidRPr="004B37C7">
              <w:rPr>
                <w:color w:val="D9D9D9"/>
                <w:lang w:val="fr-FR" w:eastAsia="fr-FR"/>
              </w:rPr>
              <w:t>0.48</w:t>
            </w:r>
          </w:p>
        </w:tc>
        <w:tc>
          <w:tcPr>
            <w:tcW w:w="426" w:type="dxa"/>
            <w:tcBorders>
              <w:top w:val="nil"/>
              <w:left w:val="nil"/>
              <w:bottom w:val="nil"/>
              <w:right w:val="single" w:sz="4" w:space="0" w:color="auto"/>
            </w:tcBorders>
            <w:shd w:val="clear" w:color="auto" w:fill="auto"/>
            <w:noWrap/>
            <w:vAlign w:val="center"/>
            <w:hideMark/>
          </w:tcPr>
          <w:p w14:paraId="5577EFD5" w14:textId="77777777" w:rsidR="00CF16EB" w:rsidRPr="004B37C7" w:rsidRDefault="00CF16EB" w:rsidP="00CB0B4B">
            <w:pPr>
              <w:pStyle w:val="PCJTable"/>
              <w:jc w:val="center"/>
              <w:rPr>
                <w:color w:val="auto"/>
                <w:lang w:val="fr-FR" w:eastAsia="fr-FR"/>
              </w:rPr>
            </w:pPr>
            <w:r w:rsidRPr="004B37C7">
              <w:rPr>
                <w:color w:val="auto"/>
                <w:lang w:val="fr-FR" w:eastAsia="fr-FR"/>
              </w:rPr>
              <w:t>0.02</w:t>
            </w:r>
          </w:p>
        </w:tc>
        <w:tc>
          <w:tcPr>
            <w:tcW w:w="1417" w:type="dxa"/>
            <w:gridSpan w:val="4"/>
            <w:tcBorders>
              <w:top w:val="nil"/>
              <w:left w:val="nil"/>
              <w:bottom w:val="nil"/>
              <w:right w:val="nil"/>
            </w:tcBorders>
            <w:shd w:val="clear" w:color="auto" w:fill="auto"/>
            <w:noWrap/>
            <w:vAlign w:val="center"/>
            <w:hideMark/>
          </w:tcPr>
          <w:p w14:paraId="75389BA9" w14:textId="77777777" w:rsidR="00CF16EB" w:rsidRPr="00CF16EB" w:rsidRDefault="00CF16EB" w:rsidP="00CB0B4B">
            <w:pPr>
              <w:pStyle w:val="PCJTable"/>
              <w:jc w:val="center"/>
              <w:rPr>
                <w:b/>
                <w:bCs/>
                <w:lang w:val="fr-FR" w:eastAsia="fr-FR"/>
              </w:rPr>
            </w:pPr>
            <w:r w:rsidRPr="00CF16EB">
              <w:rPr>
                <w:b/>
                <w:bCs/>
                <w:lang w:val="fr-FR" w:eastAsia="fr-FR"/>
              </w:rPr>
              <w:t>10.33</w:t>
            </w:r>
          </w:p>
        </w:tc>
        <w:tc>
          <w:tcPr>
            <w:tcW w:w="425" w:type="dxa"/>
            <w:tcBorders>
              <w:top w:val="nil"/>
              <w:left w:val="nil"/>
              <w:bottom w:val="nil"/>
              <w:right w:val="single" w:sz="4" w:space="0" w:color="auto"/>
            </w:tcBorders>
            <w:shd w:val="clear" w:color="auto" w:fill="auto"/>
            <w:noWrap/>
            <w:vAlign w:val="center"/>
            <w:hideMark/>
          </w:tcPr>
          <w:p w14:paraId="17B8A812" w14:textId="77777777" w:rsidR="00CF16EB" w:rsidRPr="004B37C7" w:rsidRDefault="00CF16EB" w:rsidP="00CB0B4B">
            <w:pPr>
              <w:pStyle w:val="PCJTable"/>
              <w:jc w:val="center"/>
              <w:rPr>
                <w:color w:val="auto"/>
                <w:lang w:val="fr-FR" w:eastAsia="fr-FR"/>
              </w:rPr>
            </w:pPr>
            <w:r w:rsidRPr="004B37C7">
              <w:rPr>
                <w:color w:val="auto"/>
                <w:lang w:val="fr-FR" w:eastAsia="fr-FR"/>
              </w:rPr>
              <w:t>0.27</w:t>
            </w:r>
          </w:p>
        </w:tc>
        <w:tc>
          <w:tcPr>
            <w:tcW w:w="1276" w:type="dxa"/>
            <w:gridSpan w:val="4"/>
            <w:tcBorders>
              <w:top w:val="nil"/>
              <w:left w:val="nil"/>
              <w:bottom w:val="nil"/>
              <w:right w:val="nil"/>
            </w:tcBorders>
            <w:shd w:val="clear" w:color="auto" w:fill="auto"/>
            <w:noWrap/>
            <w:vAlign w:val="center"/>
            <w:hideMark/>
          </w:tcPr>
          <w:p w14:paraId="22146FD1" w14:textId="77777777" w:rsidR="00CF16EB" w:rsidRPr="004B37C7" w:rsidRDefault="00CF16EB" w:rsidP="00CB0B4B">
            <w:pPr>
              <w:pStyle w:val="PCJTable"/>
              <w:jc w:val="center"/>
              <w:rPr>
                <w:lang w:val="fr-FR" w:eastAsia="fr-FR"/>
              </w:rPr>
            </w:pPr>
            <w:r w:rsidRPr="004B37C7">
              <w:rPr>
                <w:lang w:val="fr-FR" w:eastAsia="fr-FR"/>
              </w:rPr>
              <w:t>6.58</w:t>
            </w:r>
          </w:p>
        </w:tc>
        <w:tc>
          <w:tcPr>
            <w:tcW w:w="567" w:type="dxa"/>
            <w:tcBorders>
              <w:top w:val="nil"/>
              <w:left w:val="nil"/>
              <w:bottom w:val="nil"/>
              <w:right w:val="nil"/>
            </w:tcBorders>
            <w:shd w:val="clear" w:color="auto" w:fill="auto"/>
            <w:noWrap/>
            <w:vAlign w:val="center"/>
            <w:hideMark/>
          </w:tcPr>
          <w:p w14:paraId="05125E06" w14:textId="77777777" w:rsidR="00CF16EB" w:rsidRPr="004B37C7" w:rsidRDefault="00CF16EB" w:rsidP="00CB0B4B">
            <w:pPr>
              <w:pStyle w:val="PCJTable"/>
              <w:jc w:val="center"/>
              <w:rPr>
                <w:lang w:val="fr-FR" w:eastAsia="fr-FR"/>
              </w:rPr>
            </w:pPr>
            <w:r w:rsidRPr="004B37C7">
              <w:rPr>
                <w:lang w:val="fr-FR" w:eastAsia="fr-FR"/>
              </w:rPr>
              <w:t>0.16</w:t>
            </w:r>
          </w:p>
        </w:tc>
      </w:tr>
      <w:tr w:rsidR="00CF16EB" w:rsidRPr="004B37C7" w14:paraId="4A6FD066"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22FA068C" w14:textId="77777777" w:rsidR="00CF16EB" w:rsidRPr="004B37C7" w:rsidRDefault="00CF16EB" w:rsidP="00CB0B4B">
            <w:pPr>
              <w:pStyle w:val="PCJTable"/>
              <w:jc w:val="center"/>
              <w:rPr>
                <w:lang w:val="fr-FR" w:eastAsia="fr-FR"/>
              </w:rPr>
            </w:pPr>
            <w:r w:rsidRPr="004B37C7">
              <w:rPr>
                <w:lang w:val="fr-FR" w:eastAsia="fr-FR"/>
              </w:rPr>
              <w:t>SLA</w:t>
            </w:r>
          </w:p>
        </w:tc>
        <w:tc>
          <w:tcPr>
            <w:tcW w:w="1275" w:type="dxa"/>
            <w:gridSpan w:val="2"/>
            <w:tcBorders>
              <w:top w:val="nil"/>
              <w:left w:val="nil"/>
              <w:bottom w:val="nil"/>
              <w:right w:val="nil"/>
            </w:tcBorders>
            <w:shd w:val="clear" w:color="auto" w:fill="auto"/>
            <w:noWrap/>
            <w:vAlign w:val="center"/>
            <w:hideMark/>
          </w:tcPr>
          <w:p w14:paraId="6CD9ECD1" w14:textId="77777777" w:rsidR="00CF16EB" w:rsidRPr="004B37C7" w:rsidRDefault="00CF16EB" w:rsidP="00CB0B4B">
            <w:pPr>
              <w:pStyle w:val="PCJTable"/>
              <w:jc w:val="center"/>
              <w:rPr>
                <w:lang w:val="fr-FR" w:eastAsia="fr-FR"/>
              </w:rPr>
            </w:pPr>
            <w:r w:rsidRPr="004B37C7">
              <w:rPr>
                <w:lang w:val="fr-FR" w:eastAsia="fr-FR"/>
              </w:rPr>
              <w:t>5.02</w:t>
            </w:r>
          </w:p>
        </w:tc>
        <w:tc>
          <w:tcPr>
            <w:tcW w:w="426" w:type="dxa"/>
            <w:tcBorders>
              <w:top w:val="nil"/>
              <w:left w:val="nil"/>
              <w:bottom w:val="nil"/>
              <w:right w:val="single" w:sz="4" w:space="0" w:color="auto"/>
            </w:tcBorders>
            <w:shd w:val="clear" w:color="auto" w:fill="auto"/>
            <w:noWrap/>
            <w:vAlign w:val="center"/>
            <w:hideMark/>
          </w:tcPr>
          <w:p w14:paraId="7F5F0475" w14:textId="77777777" w:rsidR="00CF16EB" w:rsidRPr="004B37C7" w:rsidRDefault="00CF16EB" w:rsidP="00CB0B4B">
            <w:pPr>
              <w:pStyle w:val="PCJTable"/>
              <w:jc w:val="center"/>
              <w:rPr>
                <w:color w:val="auto"/>
                <w:lang w:val="fr-FR" w:eastAsia="fr-FR"/>
              </w:rPr>
            </w:pPr>
            <w:r w:rsidRPr="004B37C7">
              <w:rPr>
                <w:color w:val="auto"/>
                <w:lang w:val="fr-FR" w:eastAsia="fr-FR"/>
              </w:rPr>
              <w:t>0.27</w:t>
            </w:r>
          </w:p>
        </w:tc>
        <w:tc>
          <w:tcPr>
            <w:tcW w:w="1275" w:type="dxa"/>
            <w:gridSpan w:val="3"/>
            <w:tcBorders>
              <w:top w:val="nil"/>
              <w:left w:val="nil"/>
              <w:bottom w:val="nil"/>
              <w:right w:val="nil"/>
            </w:tcBorders>
            <w:shd w:val="clear" w:color="auto" w:fill="auto"/>
            <w:noWrap/>
            <w:vAlign w:val="center"/>
            <w:hideMark/>
          </w:tcPr>
          <w:p w14:paraId="7B3B0A7D" w14:textId="77777777" w:rsidR="00CF16EB" w:rsidRPr="004B37C7" w:rsidRDefault="00CF16EB" w:rsidP="00CB0B4B">
            <w:pPr>
              <w:pStyle w:val="PCJTable"/>
              <w:jc w:val="center"/>
              <w:rPr>
                <w:color w:val="D9D9D9"/>
                <w:lang w:val="fr-FR" w:eastAsia="fr-FR"/>
              </w:rPr>
            </w:pPr>
            <w:r w:rsidRPr="004B37C7">
              <w:rPr>
                <w:color w:val="D9D9D9"/>
                <w:lang w:val="fr-FR" w:eastAsia="fr-FR"/>
              </w:rPr>
              <w:t>2.10</w:t>
            </w:r>
          </w:p>
        </w:tc>
        <w:tc>
          <w:tcPr>
            <w:tcW w:w="426" w:type="dxa"/>
            <w:tcBorders>
              <w:top w:val="nil"/>
              <w:left w:val="nil"/>
              <w:bottom w:val="nil"/>
              <w:right w:val="single" w:sz="4" w:space="0" w:color="auto"/>
            </w:tcBorders>
            <w:shd w:val="clear" w:color="auto" w:fill="auto"/>
            <w:noWrap/>
            <w:vAlign w:val="center"/>
            <w:hideMark/>
          </w:tcPr>
          <w:p w14:paraId="230E65B5" w14:textId="77777777" w:rsidR="00CF16EB" w:rsidRPr="004B37C7" w:rsidRDefault="00CF16EB" w:rsidP="00CB0B4B">
            <w:pPr>
              <w:pStyle w:val="PCJTable"/>
              <w:jc w:val="center"/>
              <w:rPr>
                <w:color w:val="auto"/>
                <w:lang w:val="fr-FR" w:eastAsia="fr-FR"/>
              </w:rPr>
            </w:pPr>
            <w:r w:rsidRPr="004B37C7">
              <w:rPr>
                <w:color w:val="auto"/>
                <w:lang w:val="fr-FR" w:eastAsia="fr-FR"/>
              </w:rPr>
              <w:t>0.07</w:t>
            </w:r>
          </w:p>
        </w:tc>
        <w:tc>
          <w:tcPr>
            <w:tcW w:w="1417" w:type="dxa"/>
            <w:gridSpan w:val="4"/>
            <w:tcBorders>
              <w:top w:val="nil"/>
              <w:left w:val="nil"/>
              <w:bottom w:val="nil"/>
              <w:right w:val="nil"/>
            </w:tcBorders>
            <w:shd w:val="clear" w:color="auto" w:fill="auto"/>
            <w:noWrap/>
            <w:vAlign w:val="center"/>
            <w:hideMark/>
          </w:tcPr>
          <w:p w14:paraId="7A6093D0" w14:textId="77777777" w:rsidR="00CF16EB" w:rsidRPr="004B37C7" w:rsidRDefault="00CF16EB" w:rsidP="00CB0B4B">
            <w:pPr>
              <w:pStyle w:val="PCJTable"/>
              <w:jc w:val="center"/>
              <w:rPr>
                <w:lang w:val="fr-FR" w:eastAsia="fr-FR"/>
              </w:rPr>
            </w:pPr>
            <w:r w:rsidRPr="004B37C7">
              <w:rPr>
                <w:lang w:val="fr-FR" w:eastAsia="fr-FR"/>
              </w:rPr>
              <w:t>1.07</w:t>
            </w:r>
          </w:p>
        </w:tc>
        <w:tc>
          <w:tcPr>
            <w:tcW w:w="425" w:type="dxa"/>
            <w:tcBorders>
              <w:top w:val="nil"/>
              <w:left w:val="nil"/>
              <w:bottom w:val="nil"/>
              <w:right w:val="single" w:sz="4" w:space="0" w:color="auto"/>
            </w:tcBorders>
            <w:shd w:val="clear" w:color="auto" w:fill="auto"/>
            <w:noWrap/>
            <w:vAlign w:val="center"/>
            <w:hideMark/>
          </w:tcPr>
          <w:p w14:paraId="66138234" w14:textId="77777777" w:rsidR="00CF16EB" w:rsidRPr="004B37C7" w:rsidRDefault="00CF16EB" w:rsidP="00CB0B4B">
            <w:pPr>
              <w:pStyle w:val="PCJTable"/>
              <w:jc w:val="center"/>
              <w:rPr>
                <w:color w:val="auto"/>
                <w:lang w:val="fr-FR" w:eastAsia="fr-FR"/>
              </w:rPr>
            </w:pPr>
            <w:r w:rsidRPr="004B37C7">
              <w:rPr>
                <w:color w:val="auto"/>
                <w:lang w:val="fr-FR" w:eastAsia="fr-FR"/>
              </w:rPr>
              <w:t>0.03</w:t>
            </w:r>
          </w:p>
        </w:tc>
        <w:tc>
          <w:tcPr>
            <w:tcW w:w="1276" w:type="dxa"/>
            <w:gridSpan w:val="4"/>
            <w:tcBorders>
              <w:top w:val="nil"/>
              <w:left w:val="nil"/>
              <w:bottom w:val="nil"/>
              <w:right w:val="nil"/>
            </w:tcBorders>
            <w:shd w:val="clear" w:color="auto" w:fill="auto"/>
            <w:noWrap/>
            <w:vAlign w:val="center"/>
            <w:hideMark/>
          </w:tcPr>
          <w:p w14:paraId="1576F79C" w14:textId="77777777" w:rsidR="00CF16EB" w:rsidRPr="00CF16EB" w:rsidRDefault="00CF16EB" w:rsidP="00CB0B4B">
            <w:pPr>
              <w:pStyle w:val="PCJTable"/>
              <w:jc w:val="center"/>
              <w:rPr>
                <w:b/>
                <w:bCs/>
                <w:lang w:val="fr-FR" w:eastAsia="fr-FR"/>
              </w:rPr>
            </w:pPr>
            <w:r w:rsidRPr="00CF16EB">
              <w:rPr>
                <w:b/>
                <w:bCs/>
                <w:lang w:val="fr-FR" w:eastAsia="fr-FR"/>
              </w:rPr>
              <w:t>23.43</w:t>
            </w:r>
          </w:p>
        </w:tc>
        <w:tc>
          <w:tcPr>
            <w:tcW w:w="567" w:type="dxa"/>
            <w:tcBorders>
              <w:top w:val="nil"/>
              <w:left w:val="nil"/>
              <w:bottom w:val="nil"/>
              <w:right w:val="nil"/>
            </w:tcBorders>
            <w:shd w:val="clear" w:color="auto" w:fill="auto"/>
            <w:noWrap/>
            <w:vAlign w:val="center"/>
            <w:hideMark/>
          </w:tcPr>
          <w:p w14:paraId="1005D2AC" w14:textId="77777777" w:rsidR="00CF16EB" w:rsidRPr="004B37C7" w:rsidRDefault="00CF16EB" w:rsidP="00CB0B4B">
            <w:pPr>
              <w:pStyle w:val="PCJTable"/>
              <w:jc w:val="center"/>
              <w:rPr>
                <w:lang w:val="fr-FR" w:eastAsia="fr-FR"/>
              </w:rPr>
            </w:pPr>
            <w:r w:rsidRPr="004B37C7">
              <w:rPr>
                <w:lang w:val="fr-FR" w:eastAsia="fr-FR"/>
              </w:rPr>
              <w:t>0.56</w:t>
            </w:r>
          </w:p>
        </w:tc>
      </w:tr>
      <w:tr w:rsidR="00CF16EB" w:rsidRPr="004B37C7" w14:paraId="1E2AF3B3"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3E9AB092" w14:textId="77777777" w:rsidR="00CF16EB" w:rsidRPr="004B37C7" w:rsidRDefault="00CF16EB" w:rsidP="00CB0B4B">
            <w:pPr>
              <w:pStyle w:val="PCJTable"/>
              <w:jc w:val="center"/>
              <w:rPr>
                <w:lang w:val="fr-FR" w:eastAsia="fr-FR"/>
              </w:rPr>
            </w:pPr>
            <w:r w:rsidRPr="004B37C7">
              <w:rPr>
                <w:lang w:val="fr-FR" w:eastAsia="fr-FR"/>
              </w:rPr>
              <w:t>LAR</w:t>
            </w:r>
          </w:p>
        </w:tc>
        <w:tc>
          <w:tcPr>
            <w:tcW w:w="1275" w:type="dxa"/>
            <w:gridSpan w:val="2"/>
            <w:tcBorders>
              <w:top w:val="nil"/>
              <w:left w:val="nil"/>
              <w:bottom w:val="nil"/>
              <w:right w:val="nil"/>
            </w:tcBorders>
            <w:shd w:val="clear" w:color="auto" w:fill="auto"/>
            <w:noWrap/>
            <w:vAlign w:val="center"/>
            <w:hideMark/>
          </w:tcPr>
          <w:p w14:paraId="4F74B0DF" w14:textId="77777777" w:rsidR="00CF16EB" w:rsidRPr="004B37C7" w:rsidRDefault="00CF16EB" w:rsidP="00CB0B4B">
            <w:pPr>
              <w:pStyle w:val="PCJTable"/>
              <w:jc w:val="center"/>
              <w:rPr>
                <w:lang w:val="fr-FR" w:eastAsia="fr-FR"/>
              </w:rPr>
            </w:pPr>
            <w:r w:rsidRPr="004B37C7">
              <w:rPr>
                <w:lang w:val="fr-FR" w:eastAsia="fr-FR"/>
              </w:rPr>
              <w:t>5.21</w:t>
            </w:r>
          </w:p>
        </w:tc>
        <w:tc>
          <w:tcPr>
            <w:tcW w:w="426" w:type="dxa"/>
            <w:tcBorders>
              <w:top w:val="nil"/>
              <w:left w:val="nil"/>
              <w:bottom w:val="nil"/>
              <w:right w:val="single" w:sz="4" w:space="0" w:color="auto"/>
            </w:tcBorders>
            <w:shd w:val="clear" w:color="auto" w:fill="auto"/>
            <w:noWrap/>
            <w:vAlign w:val="center"/>
            <w:hideMark/>
          </w:tcPr>
          <w:p w14:paraId="4AB24110" w14:textId="77777777" w:rsidR="00CF16EB" w:rsidRPr="004B37C7" w:rsidRDefault="00CF16EB" w:rsidP="00CB0B4B">
            <w:pPr>
              <w:pStyle w:val="PCJTable"/>
              <w:jc w:val="center"/>
              <w:rPr>
                <w:color w:val="auto"/>
                <w:lang w:val="fr-FR" w:eastAsia="fr-FR"/>
              </w:rPr>
            </w:pPr>
            <w:r w:rsidRPr="004B37C7">
              <w:rPr>
                <w:color w:val="auto"/>
                <w:lang w:val="fr-FR" w:eastAsia="fr-FR"/>
              </w:rPr>
              <w:t>0.28</w:t>
            </w:r>
          </w:p>
        </w:tc>
        <w:tc>
          <w:tcPr>
            <w:tcW w:w="1275" w:type="dxa"/>
            <w:gridSpan w:val="3"/>
            <w:tcBorders>
              <w:top w:val="nil"/>
              <w:left w:val="nil"/>
              <w:bottom w:val="nil"/>
              <w:right w:val="nil"/>
            </w:tcBorders>
            <w:shd w:val="clear" w:color="auto" w:fill="auto"/>
            <w:noWrap/>
            <w:vAlign w:val="center"/>
            <w:hideMark/>
          </w:tcPr>
          <w:p w14:paraId="3376EBCA" w14:textId="77777777" w:rsidR="00CF16EB" w:rsidRPr="004B37C7" w:rsidRDefault="00CF16EB" w:rsidP="00CB0B4B">
            <w:pPr>
              <w:pStyle w:val="PCJTable"/>
              <w:jc w:val="center"/>
              <w:rPr>
                <w:lang w:val="fr-FR" w:eastAsia="fr-FR"/>
              </w:rPr>
            </w:pPr>
            <w:r w:rsidRPr="004B37C7">
              <w:rPr>
                <w:lang w:val="fr-FR" w:eastAsia="fr-FR"/>
              </w:rPr>
              <w:t>4.21</w:t>
            </w:r>
          </w:p>
        </w:tc>
        <w:tc>
          <w:tcPr>
            <w:tcW w:w="426" w:type="dxa"/>
            <w:tcBorders>
              <w:top w:val="nil"/>
              <w:left w:val="nil"/>
              <w:bottom w:val="nil"/>
              <w:right w:val="single" w:sz="4" w:space="0" w:color="auto"/>
            </w:tcBorders>
            <w:shd w:val="clear" w:color="auto" w:fill="auto"/>
            <w:noWrap/>
            <w:vAlign w:val="center"/>
            <w:hideMark/>
          </w:tcPr>
          <w:p w14:paraId="74406A37" w14:textId="77777777" w:rsidR="00CF16EB" w:rsidRPr="004B37C7" w:rsidRDefault="00CF16EB" w:rsidP="00CB0B4B">
            <w:pPr>
              <w:pStyle w:val="PCJTable"/>
              <w:jc w:val="center"/>
              <w:rPr>
                <w:color w:val="auto"/>
                <w:lang w:val="fr-FR" w:eastAsia="fr-FR"/>
              </w:rPr>
            </w:pPr>
            <w:r w:rsidRPr="004B37C7">
              <w:rPr>
                <w:color w:val="auto"/>
                <w:lang w:val="fr-FR" w:eastAsia="fr-FR"/>
              </w:rPr>
              <w:t>0.13</w:t>
            </w:r>
          </w:p>
        </w:tc>
        <w:tc>
          <w:tcPr>
            <w:tcW w:w="1417" w:type="dxa"/>
            <w:gridSpan w:val="4"/>
            <w:tcBorders>
              <w:top w:val="nil"/>
              <w:left w:val="nil"/>
              <w:bottom w:val="nil"/>
              <w:right w:val="nil"/>
            </w:tcBorders>
            <w:shd w:val="clear" w:color="auto" w:fill="auto"/>
            <w:noWrap/>
            <w:vAlign w:val="center"/>
            <w:hideMark/>
          </w:tcPr>
          <w:p w14:paraId="6637A4E8" w14:textId="77777777" w:rsidR="00CF16EB" w:rsidRPr="004B37C7" w:rsidRDefault="00CF16EB" w:rsidP="00CB0B4B">
            <w:pPr>
              <w:pStyle w:val="PCJTable"/>
              <w:jc w:val="center"/>
              <w:rPr>
                <w:lang w:val="fr-FR" w:eastAsia="fr-FR"/>
              </w:rPr>
            </w:pPr>
            <w:r w:rsidRPr="004B37C7">
              <w:rPr>
                <w:lang w:val="fr-FR" w:eastAsia="fr-FR"/>
              </w:rPr>
              <w:t>0.59</w:t>
            </w:r>
          </w:p>
        </w:tc>
        <w:tc>
          <w:tcPr>
            <w:tcW w:w="425" w:type="dxa"/>
            <w:tcBorders>
              <w:top w:val="nil"/>
              <w:left w:val="nil"/>
              <w:bottom w:val="nil"/>
              <w:right w:val="single" w:sz="4" w:space="0" w:color="auto"/>
            </w:tcBorders>
            <w:shd w:val="clear" w:color="auto" w:fill="auto"/>
            <w:noWrap/>
            <w:vAlign w:val="center"/>
            <w:hideMark/>
          </w:tcPr>
          <w:p w14:paraId="7FBE4BE4" w14:textId="77777777" w:rsidR="00CF16EB" w:rsidRPr="004B37C7" w:rsidRDefault="00CF16EB" w:rsidP="00CB0B4B">
            <w:pPr>
              <w:pStyle w:val="PCJTable"/>
              <w:jc w:val="center"/>
              <w:rPr>
                <w:color w:val="auto"/>
                <w:lang w:val="fr-FR" w:eastAsia="fr-FR"/>
              </w:rPr>
            </w:pPr>
            <w:r w:rsidRPr="004B37C7">
              <w:rPr>
                <w:color w:val="auto"/>
                <w:lang w:val="fr-FR" w:eastAsia="fr-FR"/>
              </w:rPr>
              <w:t>0.02</w:t>
            </w:r>
          </w:p>
        </w:tc>
        <w:tc>
          <w:tcPr>
            <w:tcW w:w="1276" w:type="dxa"/>
            <w:gridSpan w:val="4"/>
            <w:tcBorders>
              <w:top w:val="nil"/>
              <w:left w:val="nil"/>
              <w:bottom w:val="nil"/>
              <w:right w:val="nil"/>
            </w:tcBorders>
            <w:shd w:val="clear" w:color="auto" w:fill="auto"/>
            <w:noWrap/>
            <w:vAlign w:val="center"/>
            <w:hideMark/>
          </w:tcPr>
          <w:p w14:paraId="42727472" w14:textId="77777777" w:rsidR="00CF16EB" w:rsidRPr="00CF16EB" w:rsidRDefault="00CF16EB" w:rsidP="00CB0B4B">
            <w:pPr>
              <w:pStyle w:val="PCJTable"/>
              <w:jc w:val="center"/>
              <w:rPr>
                <w:b/>
                <w:bCs/>
                <w:lang w:val="fr-FR" w:eastAsia="fr-FR"/>
              </w:rPr>
            </w:pPr>
            <w:r w:rsidRPr="00CF16EB">
              <w:rPr>
                <w:b/>
                <w:bCs/>
                <w:lang w:val="fr-FR" w:eastAsia="fr-FR"/>
              </w:rPr>
              <w:t>20.95</w:t>
            </w:r>
          </w:p>
        </w:tc>
        <w:tc>
          <w:tcPr>
            <w:tcW w:w="567" w:type="dxa"/>
            <w:tcBorders>
              <w:top w:val="nil"/>
              <w:left w:val="nil"/>
              <w:bottom w:val="nil"/>
              <w:right w:val="nil"/>
            </w:tcBorders>
            <w:shd w:val="clear" w:color="auto" w:fill="auto"/>
            <w:noWrap/>
            <w:vAlign w:val="center"/>
            <w:hideMark/>
          </w:tcPr>
          <w:p w14:paraId="3BEA14C1" w14:textId="77777777" w:rsidR="00CF16EB" w:rsidRPr="004B37C7" w:rsidRDefault="00CF16EB" w:rsidP="00CB0B4B">
            <w:pPr>
              <w:pStyle w:val="PCJTable"/>
              <w:jc w:val="center"/>
              <w:rPr>
                <w:lang w:val="fr-FR" w:eastAsia="fr-FR"/>
              </w:rPr>
            </w:pPr>
            <w:r w:rsidRPr="004B37C7">
              <w:rPr>
                <w:lang w:val="fr-FR" w:eastAsia="fr-FR"/>
              </w:rPr>
              <w:t>0.50</w:t>
            </w:r>
          </w:p>
        </w:tc>
      </w:tr>
      <w:tr w:rsidR="00CF16EB" w:rsidRPr="004B37C7" w14:paraId="77AB9075"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70D3EDB8" w14:textId="77777777" w:rsidR="00CF16EB" w:rsidRPr="004B37C7" w:rsidRDefault="00CF16EB" w:rsidP="00CB0B4B">
            <w:pPr>
              <w:pStyle w:val="PCJTable"/>
              <w:jc w:val="center"/>
              <w:rPr>
                <w:lang w:val="fr-FR" w:eastAsia="fr-FR"/>
              </w:rPr>
            </w:pPr>
            <w:r w:rsidRPr="004B37C7">
              <w:rPr>
                <w:lang w:val="fr-FR" w:eastAsia="fr-FR"/>
              </w:rPr>
              <w:t>SNQ</w:t>
            </w:r>
          </w:p>
        </w:tc>
        <w:tc>
          <w:tcPr>
            <w:tcW w:w="1275" w:type="dxa"/>
            <w:gridSpan w:val="2"/>
            <w:tcBorders>
              <w:top w:val="nil"/>
              <w:left w:val="nil"/>
              <w:bottom w:val="nil"/>
              <w:right w:val="nil"/>
            </w:tcBorders>
            <w:shd w:val="clear" w:color="auto" w:fill="auto"/>
            <w:noWrap/>
            <w:vAlign w:val="center"/>
            <w:hideMark/>
          </w:tcPr>
          <w:p w14:paraId="0D53A7EE" w14:textId="77777777" w:rsidR="00CF16EB" w:rsidRPr="00CF16EB" w:rsidRDefault="00CF16EB" w:rsidP="00CB0B4B">
            <w:pPr>
              <w:pStyle w:val="PCJTable"/>
              <w:jc w:val="center"/>
              <w:rPr>
                <w:b/>
                <w:bCs/>
                <w:lang w:val="fr-FR" w:eastAsia="fr-FR"/>
              </w:rPr>
            </w:pPr>
            <w:r w:rsidRPr="00CF16EB">
              <w:rPr>
                <w:b/>
                <w:bCs/>
                <w:lang w:val="fr-FR" w:eastAsia="fr-FR"/>
              </w:rPr>
              <w:t>11.35</w:t>
            </w:r>
          </w:p>
        </w:tc>
        <w:tc>
          <w:tcPr>
            <w:tcW w:w="426" w:type="dxa"/>
            <w:tcBorders>
              <w:top w:val="nil"/>
              <w:left w:val="nil"/>
              <w:bottom w:val="nil"/>
              <w:right w:val="single" w:sz="4" w:space="0" w:color="auto"/>
            </w:tcBorders>
            <w:shd w:val="clear" w:color="auto" w:fill="auto"/>
            <w:noWrap/>
            <w:vAlign w:val="center"/>
            <w:hideMark/>
          </w:tcPr>
          <w:p w14:paraId="5D5E0125" w14:textId="77777777" w:rsidR="00CF16EB" w:rsidRPr="004B37C7" w:rsidRDefault="00CF16EB" w:rsidP="00CB0B4B">
            <w:pPr>
              <w:pStyle w:val="PCJTable"/>
              <w:jc w:val="center"/>
              <w:rPr>
                <w:color w:val="auto"/>
                <w:lang w:val="fr-FR" w:eastAsia="fr-FR"/>
              </w:rPr>
            </w:pPr>
            <w:r w:rsidRPr="004B37C7">
              <w:rPr>
                <w:color w:val="auto"/>
                <w:lang w:val="fr-FR" w:eastAsia="fr-FR"/>
              </w:rPr>
              <w:t>0.60</w:t>
            </w:r>
          </w:p>
        </w:tc>
        <w:tc>
          <w:tcPr>
            <w:tcW w:w="1275" w:type="dxa"/>
            <w:gridSpan w:val="3"/>
            <w:tcBorders>
              <w:top w:val="nil"/>
              <w:left w:val="nil"/>
              <w:bottom w:val="nil"/>
              <w:right w:val="nil"/>
            </w:tcBorders>
            <w:shd w:val="clear" w:color="auto" w:fill="auto"/>
            <w:noWrap/>
            <w:vAlign w:val="center"/>
            <w:hideMark/>
          </w:tcPr>
          <w:p w14:paraId="7A5EBE4E" w14:textId="77777777" w:rsidR="00CF16EB" w:rsidRPr="004B37C7" w:rsidRDefault="00CF16EB" w:rsidP="00CB0B4B">
            <w:pPr>
              <w:pStyle w:val="PCJTable"/>
              <w:jc w:val="center"/>
              <w:rPr>
                <w:color w:val="D9D9D9"/>
                <w:lang w:val="fr-FR" w:eastAsia="fr-FR"/>
              </w:rPr>
            </w:pPr>
            <w:r w:rsidRPr="004B37C7">
              <w:rPr>
                <w:color w:val="D9D9D9"/>
                <w:lang w:val="fr-FR" w:eastAsia="fr-FR"/>
              </w:rPr>
              <w:t>0.00</w:t>
            </w:r>
          </w:p>
        </w:tc>
        <w:tc>
          <w:tcPr>
            <w:tcW w:w="426" w:type="dxa"/>
            <w:tcBorders>
              <w:top w:val="nil"/>
              <w:left w:val="nil"/>
              <w:bottom w:val="nil"/>
              <w:right w:val="single" w:sz="4" w:space="0" w:color="auto"/>
            </w:tcBorders>
            <w:shd w:val="clear" w:color="auto" w:fill="auto"/>
            <w:noWrap/>
            <w:vAlign w:val="center"/>
            <w:hideMark/>
          </w:tcPr>
          <w:p w14:paraId="1FB7BCAF" w14:textId="77777777" w:rsidR="00CF16EB" w:rsidRPr="004B37C7" w:rsidRDefault="00CF16EB" w:rsidP="00CB0B4B">
            <w:pPr>
              <w:pStyle w:val="PCJTable"/>
              <w:jc w:val="center"/>
              <w:rPr>
                <w:color w:val="auto"/>
                <w:lang w:val="fr-FR" w:eastAsia="fr-FR"/>
              </w:rPr>
            </w:pPr>
            <w:r w:rsidRPr="004B37C7">
              <w:rPr>
                <w:color w:val="auto"/>
                <w:lang w:val="fr-FR" w:eastAsia="fr-FR"/>
              </w:rPr>
              <w:t>0.00</w:t>
            </w:r>
          </w:p>
        </w:tc>
        <w:tc>
          <w:tcPr>
            <w:tcW w:w="1417" w:type="dxa"/>
            <w:gridSpan w:val="4"/>
            <w:tcBorders>
              <w:top w:val="nil"/>
              <w:left w:val="nil"/>
              <w:bottom w:val="nil"/>
              <w:right w:val="nil"/>
            </w:tcBorders>
            <w:shd w:val="clear" w:color="auto" w:fill="auto"/>
            <w:noWrap/>
            <w:vAlign w:val="center"/>
            <w:hideMark/>
          </w:tcPr>
          <w:p w14:paraId="66CE5346" w14:textId="77777777" w:rsidR="00CF16EB" w:rsidRPr="004B37C7" w:rsidRDefault="00CF16EB" w:rsidP="00CB0B4B">
            <w:pPr>
              <w:pStyle w:val="PCJTable"/>
              <w:jc w:val="center"/>
              <w:rPr>
                <w:lang w:val="fr-FR" w:eastAsia="fr-FR"/>
              </w:rPr>
            </w:pPr>
            <w:r w:rsidRPr="004B37C7">
              <w:rPr>
                <w:lang w:val="fr-FR" w:eastAsia="fr-FR"/>
              </w:rPr>
              <w:t>8.70</w:t>
            </w:r>
          </w:p>
        </w:tc>
        <w:tc>
          <w:tcPr>
            <w:tcW w:w="425" w:type="dxa"/>
            <w:tcBorders>
              <w:top w:val="nil"/>
              <w:left w:val="nil"/>
              <w:bottom w:val="nil"/>
              <w:right w:val="single" w:sz="4" w:space="0" w:color="auto"/>
            </w:tcBorders>
            <w:shd w:val="clear" w:color="auto" w:fill="auto"/>
            <w:noWrap/>
            <w:vAlign w:val="center"/>
            <w:hideMark/>
          </w:tcPr>
          <w:p w14:paraId="145D8C22" w14:textId="77777777" w:rsidR="00CF16EB" w:rsidRPr="004B37C7" w:rsidRDefault="00CF16EB" w:rsidP="00CB0B4B">
            <w:pPr>
              <w:pStyle w:val="PCJTable"/>
              <w:jc w:val="center"/>
              <w:rPr>
                <w:color w:val="auto"/>
                <w:lang w:val="fr-FR" w:eastAsia="fr-FR"/>
              </w:rPr>
            </w:pPr>
            <w:r w:rsidRPr="004B37C7">
              <w:rPr>
                <w:color w:val="auto"/>
                <w:lang w:val="fr-FR" w:eastAsia="fr-FR"/>
              </w:rPr>
              <w:t>0.23</w:t>
            </w:r>
          </w:p>
        </w:tc>
        <w:tc>
          <w:tcPr>
            <w:tcW w:w="1276" w:type="dxa"/>
            <w:gridSpan w:val="4"/>
            <w:tcBorders>
              <w:top w:val="nil"/>
              <w:left w:val="nil"/>
              <w:bottom w:val="nil"/>
              <w:right w:val="nil"/>
            </w:tcBorders>
            <w:shd w:val="clear" w:color="auto" w:fill="auto"/>
            <w:noWrap/>
            <w:vAlign w:val="center"/>
            <w:hideMark/>
          </w:tcPr>
          <w:p w14:paraId="63D5B6D0" w14:textId="77777777" w:rsidR="00CF16EB" w:rsidRPr="004B37C7" w:rsidRDefault="00CF16EB" w:rsidP="00CB0B4B">
            <w:pPr>
              <w:pStyle w:val="PCJTable"/>
              <w:jc w:val="center"/>
              <w:rPr>
                <w:color w:val="D9D9D9"/>
                <w:lang w:val="fr-FR" w:eastAsia="fr-FR"/>
              </w:rPr>
            </w:pPr>
            <w:r w:rsidRPr="004B37C7">
              <w:rPr>
                <w:color w:val="D9D9D9"/>
                <w:lang w:val="fr-FR" w:eastAsia="fr-FR"/>
              </w:rPr>
              <w:t>0.19</w:t>
            </w:r>
          </w:p>
        </w:tc>
        <w:tc>
          <w:tcPr>
            <w:tcW w:w="567" w:type="dxa"/>
            <w:tcBorders>
              <w:top w:val="nil"/>
              <w:left w:val="nil"/>
              <w:bottom w:val="nil"/>
              <w:right w:val="nil"/>
            </w:tcBorders>
            <w:shd w:val="clear" w:color="auto" w:fill="auto"/>
            <w:noWrap/>
            <w:vAlign w:val="center"/>
            <w:hideMark/>
          </w:tcPr>
          <w:p w14:paraId="18D327D3" w14:textId="77777777" w:rsidR="00CF16EB" w:rsidRPr="004B37C7" w:rsidRDefault="00CF16EB" w:rsidP="00CB0B4B">
            <w:pPr>
              <w:pStyle w:val="PCJTable"/>
              <w:jc w:val="center"/>
              <w:rPr>
                <w:lang w:val="fr-FR" w:eastAsia="fr-FR"/>
              </w:rPr>
            </w:pPr>
            <w:r w:rsidRPr="004B37C7">
              <w:rPr>
                <w:lang w:val="fr-FR" w:eastAsia="fr-FR"/>
              </w:rPr>
              <w:t>0.00</w:t>
            </w:r>
          </w:p>
        </w:tc>
      </w:tr>
      <w:tr w:rsidR="00CF16EB" w:rsidRPr="004B37C7" w14:paraId="2163F43C"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0BD1CB4C" w14:textId="77777777" w:rsidR="00CF16EB" w:rsidRPr="004B37C7" w:rsidRDefault="00CF16EB" w:rsidP="00CB0B4B">
            <w:pPr>
              <w:pStyle w:val="PCJTable"/>
              <w:jc w:val="center"/>
              <w:rPr>
                <w:lang w:val="fr-FR" w:eastAsia="fr-FR"/>
              </w:rPr>
            </w:pPr>
            <w:r w:rsidRPr="004B37C7">
              <w:rPr>
                <w:lang w:val="fr-FR" w:eastAsia="fr-FR"/>
              </w:rPr>
              <w:t>SR</w:t>
            </w:r>
          </w:p>
        </w:tc>
        <w:tc>
          <w:tcPr>
            <w:tcW w:w="1275" w:type="dxa"/>
            <w:gridSpan w:val="2"/>
            <w:tcBorders>
              <w:top w:val="nil"/>
              <w:left w:val="nil"/>
              <w:bottom w:val="nil"/>
              <w:right w:val="nil"/>
            </w:tcBorders>
            <w:shd w:val="clear" w:color="auto" w:fill="auto"/>
            <w:noWrap/>
            <w:vAlign w:val="center"/>
            <w:hideMark/>
          </w:tcPr>
          <w:p w14:paraId="0A70E094" w14:textId="77777777" w:rsidR="00CF16EB" w:rsidRPr="004B37C7" w:rsidRDefault="00CF16EB" w:rsidP="00CB0B4B">
            <w:pPr>
              <w:pStyle w:val="PCJTable"/>
              <w:jc w:val="center"/>
              <w:rPr>
                <w:color w:val="D9D9D9"/>
                <w:lang w:val="fr-FR" w:eastAsia="fr-FR"/>
              </w:rPr>
            </w:pPr>
            <w:r w:rsidRPr="004B37C7">
              <w:rPr>
                <w:color w:val="D9D9D9"/>
                <w:lang w:val="fr-FR" w:eastAsia="fr-FR"/>
              </w:rPr>
              <w:t>0.19</w:t>
            </w:r>
          </w:p>
        </w:tc>
        <w:tc>
          <w:tcPr>
            <w:tcW w:w="426" w:type="dxa"/>
            <w:tcBorders>
              <w:top w:val="nil"/>
              <w:left w:val="nil"/>
              <w:bottom w:val="nil"/>
              <w:right w:val="single" w:sz="4" w:space="0" w:color="auto"/>
            </w:tcBorders>
            <w:shd w:val="clear" w:color="auto" w:fill="auto"/>
            <w:noWrap/>
            <w:vAlign w:val="center"/>
            <w:hideMark/>
          </w:tcPr>
          <w:p w14:paraId="2764498F" w14:textId="77777777" w:rsidR="00CF16EB" w:rsidRPr="004B37C7" w:rsidRDefault="00CF16EB" w:rsidP="00CB0B4B">
            <w:pPr>
              <w:pStyle w:val="PCJTable"/>
              <w:jc w:val="center"/>
              <w:rPr>
                <w:color w:val="auto"/>
                <w:lang w:val="fr-FR" w:eastAsia="fr-FR"/>
              </w:rPr>
            </w:pPr>
            <w:r w:rsidRPr="004B37C7">
              <w:rPr>
                <w:color w:val="auto"/>
                <w:lang w:val="fr-FR" w:eastAsia="fr-FR"/>
              </w:rPr>
              <w:t>0.01</w:t>
            </w:r>
          </w:p>
        </w:tc>
        <w:tc>
          <w:tcPr>
            <w:tcW w:w="1275" w:type="dxa"/>
            <w:gridSpan w:val="3"/>
            <w:tcBorders>
              <w:top w:val="nil"/>
              <w:left w:val="nil"/>
              <w:bottom w:val="nil"/>
              <w:right w:val="nil"/>
            </w:tcBorders>
            <w:shd w:val="clear" w:color="auto" w:fill="auto"/>
            <w:noWrap/>
            <w:vAlign w:val="center"/>
            <w:hideMark/>
          </w:tcPr>
          <w:p w14:paraId="4D66CAD7" w14:textId="77777777" w:rsidR="00CF16EB" w:rsidRPr="00CF16EB" w:rsidRDefault="00CF16EB" w:rsidP="00CB0B4B">
            <w:pPr>
              <w:pStyle w:val="PCJTable"/>
              <w:jc w:val="center"/>
              <w:rPr>
                <w:b/>
                <w:bCs/>
                <w:lang w:val="fr-FR" w:eastAsia="fr-FR"/>
              </w:rPr>
            </w:pPr>
            <w:r w:rsidRPr="00CF16EB">
              <w:rPr>
                <w:b/>
                <w:bCs/>
                <w:lang w:val="fr-FR" w:eastAsia="fr-FR"/>
              </w:rPr>
              <w:t>23.73</w:t>
            </w:r>
          </w:p>
        </w:tc>
        <w:tc>
          <w:tcPr>
            <w:tcW w:w="426" w:type="dxa"/>
            <w:tcBorders>
              <w:top w:val="nil"/>
              <w:left w:val="nil"/>
              <w:bottom w:val="nil"/>
              <w:right w:val="single" w:sz="4" w:space="0" w:color="auto"/>
            </w:tcBorders>
            <w:shd w:val="clear" w:color="auto" w:fill="auto"/>
            <w:noWrap/>
            <w:vAlign w:val="center"/>
            <w:hideMark/>
          </w:tcPr>
          <w:p w14:paraId="7B80766A" w14:textId="77777777" w:rsidR="00CF16EB" w:rsidRPr="004B37C7" w:rsidRDefault="00CF16EB" w:rsidP="00CB0B4B">
            <w:pPr>
              <w:pStyle w:val="PCJTable"/>
              <w:jc w:val="center"/>
              <w:rPr>
                <w:color w:val="auto"/>
                <w:lang w:val="fr-FR" w:eastAsia="fr-FR"/>
              </w:rPr>
            </w:pPr>
            <w:r w:rsidRPr="004B37C7">
              <w:rPr>
                <w:color w:val="auto"/>
                <w:lang w:val="fr-FR" w:eastAsia="fr-FR"/>
              </w:rPr>
              <w:t>0.75</w:t>
            </w:r>
          </w:p>
        </w:tc>
        <w:tc>
          <w:tcPr>
            <w:tcW w:w="1417" w:type="dxa"/>
            <w:gridSpan w:val="4"/>
            <w:tcBorders>
              <w:top w:val="nil"/>
              <w:left w:val="nil"/>
              <w:bottom w:val="nil"/>
              <w:right w:val="nil"/>
            </w:tcBorders>
            <w:shd w:val="clear" w:color="auto" w:fill="auto"/>
            <w:noWrap/>
            <w:vAlign w:val="center"/>
            <w:hideMark/>
          </w:tcPr>
          <w:p w14:paraId="0A4BB852" w14:textId="77777777" w:rsidR="00CF16EB" w:rsidRPr="004B37C7" w:rsidRDefault="00CF16EB" w:rsidP="00CB0B4B">
            <w:pPr>
              <w:pStyle w:val="PCJTable"/>
              <w:jc w:val="center"/>
              <w:rPr>
                <w:lang w:val="fr-FR" w:eastAsia="fr-FR"/>
              </w:rPr>
            </w:pPr>
            <w:r w:rsidRPr="004B37C7">
              <w:rPr>
                <w:lang w:val="fr-FR" w:eastAsia="fr-FR"/>
              </w:rPr>
              <w:t>5.48</w:t>
            </w:r>
          </w:p>
        </w:tc>
        <w:tc>
          <w:tcPr>
            <w:tcW w:w="425" w:type="dxa"/>
            <w:tcBorders>
              <w:top w:val="nil"/>
              <w:left w:val="nil"/>
              <w:bottom w:val="nil"/>
              <w:right w:val="single" w:sz="4" w:space="0" w:color="auto"/>
            </w:tcBorders>
            <w:shd w:val="clear" w:color="auto" w:fill="auto"/>
            <w:noWrap/>
            <w:vAlign w:val="center"/>
            <w:hideMark/>
          </w:tcPr>
          <w:p w14:paraId="15EAE65A" w14:textId="77777777" w:rsidR="00CF16EB" w:rsidRPr="004B37C7" w:rsidRDefault="00CF16EB" w:rsidP="00CB0B4B">
            <w:pPr>
              <w:pStyle w:val="PCJTable"/>
              <w:jc w:val="center"/>
              <w:rPr>
                <w:color w:val="auto"/>
                <w:lang w:val="fr-FR" w:eastAsia="fr-FR"/>
              </w:rPr>
            </w:pPr>
            <w:r w:rsidRPr="004B37C7">
              <w:rPr>
                <w:color w:val="auto"/>
                <w:lang w:val="fr-FR" w:eastAsia="fr-FR"/>
              </w:rPr>
              <w:t>0.14</w:t>
            </w:r>
          </w:p>
        </w:tc>
        <w:tc>
          <w:tcPr>
            <w:tcW w:w="1276" w:type="dxa"/>
            <w:gridSpan w:val="4"/>
            <w:tcBorders>
              <w:top w:val="nil"/>
              <w:left w:val="nil"/>
              <w:bottom w:val="nil"/>
              <w:right w:val="nil"/>
            </w:tcBorders>
            <w:shd w:val="clear" w:color="auto" w:fill="auto"/>
            <w:noWrap/>
            <w:vAlign w:val="center"/>
            <w:hideMark/>
          </w:tcPr>
          <w:p w14:paraId="6F93C5E3" w14:textId="77777777" w:rsidR="00CF16EB" w:rsidRPr="004B37C7" w:rsidRDefault="00CF16EB" w:rsidP="00CB0B4B">
            <w:pPr>
              <w:pStyle w:val="PCJTable"/>
              <w:jc w:val="center"/>
              <w:rPr>
                <w:lang w:val="fr-FR" w:eastAsia="fr-FR"/>
              </w:rPr>
            </w:pPr>
            <w:r w:rsidRPr="004B37C7">
              <w:rPr>
                <w:lang w:val="fr-FR" w:eastAsia="fr-FR"/>
              </w:rPr>
              <w:t>2.03</w:t>
            </w:r>
          </w:p>
        </w:tc>
        <w:tc>
          <w:tcPr>
            <w:tcW w:w="567" w:type="dxa"/>
            <w:tcBorders>
              <w:top w:val="nil"/>
              <w:left w:val="nil"/>
              <w:bottom w:val="nil"/>
              <w:right w:val="nil"/>
            </w:tcBorders>
            <w:shd w:val="clear" w:color="auto" w:fill="auto"/>
            <w:noWrap/>
            <w:vAlign w:val="center"/>
            <w:hideMark/>
          </w:tcPr>
          <w:p w14:paraId="131B8257" w14:textId="77777777" w:rsidR="00CF16EB" w:rsidRPr="004B37C7" w:rsidRDefault="00CF16EB" w:rsidP="00CB0B4B">
            <w:pPr>
              <w:pStyle w:val="PCJTable"/>
              <w:jc w:val="center"/>
              <w:rPr>
                <w:lang w:val="fr-FR" w:eastAsia="fr-FR"/>
              </w:rPr>
            </w:pPr>
            <w:r w:rsidRPr="004B37C7">
              <w:rPr>
                <w:lang w:val="fr-FR" w:eastAsia="fr-FR"/>
              </w:rPr>
              <w:t>0.05</w:t>
            </w:r>
          </w:p>
        </w:tc>
      </w:tr>
      <w:tr w:rsidR="00CF16EB" w:rsidRPr="004B37C7" w14:paraId="34922F00"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129D7738" w14:textId="77777777" w:rsidR="00CF16EB" w:rsidRPr="004B37C7" w:rsidRDefault="00CF16EB" w:rsidP="00CB0B4B">
            <w:pPr>
              <w:pStyle w:val="PCJTable"/>
              <w:jc w:val="center"/>
            </w:pPr>
            <w:r w:rsidRPr="004B37C7">
              <w:t>LWR</w:t>
            </w:r>
          </w:p>
        </w:tc>
        <w:tc>
          <w:tcPr>
            <w:tcW w:w="1275" w:type="dxa"/>
            <w:gridSpan w:val="2"/>
            <w:tcBorders>
              <w:top w:val="nil"/>
              <w:left w:val="nil"/>
              <w:bottom w:val="nil"/>
              <w:right w:val="nil"/>
            </w:tcBorders>
            <w:shd w:val="clear" w:color="auto" w:fill="auto"/>
            <w:noWrap/>
            <w:vAlign w:val="center"/>
            <w:hideMark/>
          </w:tcPr>
          <w:p w14:paraId="3DF35584" w14:textId="77777777" w:rsidR="00CF16EB" w:rsidRPr="004B37C7" w:rsidRDefault="00CF16EB" w:rsidP="00CB0B4B">
            <w:pPr>
              <w:pStyle w:val="PCJTable"/>
              <w:jc w:val="center"/>
            </w:pPr>
            <w:r w:rsidRPr="004B37C7">
              <w:t>0.34</w:t>
            </w:r>
          </w:p>
        </w:tc>
        <w:tc>
          <w:tcPr>
            <w:tcW w:w="426" w:type="dxa"/>
            <w:tcBorders>
              <w:top w:val="nil"/>
              <w:left w:val="nil"/>
              <w:bottom w:val="nil"/>
              <w:right w:val="single" w:sz="4" w:space="0" w:color="auto"/>
            </w:tcBorders>
            <w:shd w:val="clear" w:color="auto" w:fill="auto"/>
            <w:noWrap/>
            <w:vAlign w:val="center"/>
            <w:hideMark/>
          </w:tcPr>
          <w:p w14:paraId="3B248F4E" w14:textId="77777777" w:rsidR="00CF16EB" w:rsidRPr="004B37C7" w:rsidRDefault="00CF16EB" w:rsidP="00CB0B4B">
            <w:pPr>
              <w:pStyle w:val="PCJTable"/>
              <w:jc w:val="center"/>
            </w:pPr>
            <w:r w:rsidRPr="004B37C7">
              <w:t>0.02</w:t>
            </w:r>
          </w:p>
        </w:tc>
        <w:tc>
          <w:tcPr>
            <w:tcW w:w="1275" w:type="dxa"/>
            <w:gridSpan w:val="3"/>
            <w:tcBorders>
              <w:top w:val="nil"/>
              <w:left w:val="nil"/>
              <w:bottom w:val="nil"/>
              <w:right w:val="nil"/>
            </w:tcBorders>
            <w:shd w:val="clear" w:color="auto" w:fill="auto"/>
            <w:noWrap/>
            <w:vAlign w:val="center"/>
            <w:hideMark/>
          </w:tcPr>
          <w:p w14:paraId="049A81D3" w14:textId="77777777" w:rsidR="00CF16EB" w:rsidRPr="00CF16EB" w:rsidRDefault="00CF16EB" w:rsidP="00CB0B4B">
            <w:pPr>
              <w:pStyle w:val="PCJTable"/>
              <w:jc w:val="center"/>
              <w:rPr>
                <w:b/>
                <w:bCs/>
              </w:rPr>
            </w:pPr>
            <w:r w:rsidRPr="00CF16EB">
              <w:rPr>
                <w:b/>
                <w:bCs/>
              </w:rPr>
              <w:t>22.60</w:t>
            </w:r>
          </w:p>
        </w:tc>
        <w:tc>
          <w:tcPr>
            <w:tcW w:w="426" w:type="dxa"/>
            <w:tcBorders>
              <w:top w:val="nil"/>
              <w:left w:val="nil"/>
              <w:bottom w:val="nil"/>
              <w:right w:val="single" w:sz="4" w:space="0" w:color="auto"/>
            </w:tcBorders>
            <w:shd w:val="clear" w:color="auto" w:fill="auto"/>
            <w:noWrap/>
            <w:vAlign w:val="center"/>
            <w:hideMark/>
          </w:tcPr>
          <w:p w14:paraId="36733101" w14:textId="77777777" w:rsidR="00CF16EB" w:rsidRPr="004B37C7" w:rsidRDefault="00CF16EB" w:rsidP="00CB0B4B">
            <w:pPr>
              <w:pStyle w:val="PCJTable"/>
              <w:jc w:val="center"/>
            </w:pPr>
            <w:r w:rsidRPr="004B37C7">
              <w:t>0.72</w:t>
            </w:r>
          </w:p>
        </w:tc>
        <w:tc>
          <w:tcPr>
            <w:tcW w:w="1417" w:type="dxa"/>
            <w:gridSpan w:val="4"/>
            <w:tcBorders>
              <w:top w:val="nil"/>
              <w:left w:val="nil"/>
              <w:bottom w:val="nil"/>
              <w:right w:val="nil"/>
            </w:tcBorders>
            <w:shd w:val="clear" w:color="auto" w:fill="auto"/>
            <w:noWrap/>
            <w:vAlign w:val="center"/>
            <w:hideMark/>
          </w:tcPr>
          <w:p w14:paraId="7C2BB36C" w14:textId="77777777" w:rsidR="00CF16EB" w:rsidRPr="004B37C7" w:rsidRDefault="00CF16EB" w:rsidP="00CB0B4B">
            <w:pPr>
              <w:pStyle w:val="PCJTable"/>
              <w:jc w:val="center"/>
            </w:pPr>
            <w:r w:rsidRPr="004B37C7">
              <w:t>4.42</w:t>
            </w:r>
          </w:p>
        </w:tc>
        <w:tc>
          <w:tcPr>
            <w:tcW w:w="425" w:type="dxa"/>
            <w:tcBorders>
              <w:top w:val="nil"/>
              <w:left w:val="nil"/>
              <w:bottom w:val="nil"/>
              <w:right w:val="single" w:sz="4" w:space="0" w:color="auto"/>
            </w:tcBorders>
            <w:shd w:val="clear" w:color="auto" w:fill="auto"/>
            <w:noWrap/>
            <w:vAlign w:val="center"/>
            <w:hideMark/>
          </w:tcPr>
          <w:p w14:paraId="338F420D" w14:textId="77777777" w:rsidR="00CF16EB" w:rsidRPr="004B37C7" w:rsidRDefault="00CF16EB" w:rsidP="00CB0B4B">
            <w:pPr>
              <w:pStyle w:val="PCJTable"/>
              <w:jc w:val="center"/>
            </w:pPr>
            <w:r w:rsidRPr="004B37C7">
              <w:t>0.12</w:t>
            </w:r>
          </w:p>
        </w:tc>
        <w:tc>
          <w:tcPr>
            <w:tcW w:w="1276" w:type="dxa"/>
            <w:gridSpan w:val="4"/>
            <w:tcBorders>
              <w:top w:val="nil"/>
              <w:left w:val="nil"/>
              <w:bottom w:val="nil"/>
              <w:right w:val="nil"/>
            </w:tcBorders>
            <w:shd w:val="clear" w:color="auto" w:fill="auto"/>
            <w:noWrap/>
            <w:vAlign w:val="center"/>
            <w:hideMark/>
          </w:tcPr>
          <w:p w14:paraId="19E5C477" w14:textId="77777777" w:rsidR="00CF16EB" w:rsidRPr="004B37C7" w:rsidRDefault="00CF16EB" w:rsidP="00CB0B4B">
            <w:pPr>
              <w:pStyle w:val="PCJTable"/>
              <w:jc w:val="center"/>
            </w:pPr>
            <w:r w:rsidRPr="004B37C7">
              <w:t>2.84</w:t>
            </w:r>
          </w:p>
        </w:tc>
        <w:tc>
          <w:tcPr>
            <w:tcW w:w="567" w:type="dxa"/>
            <w:tcBorders>
              <w:top w:val="nil"/>
              <w:left w:val="nil"/>
              <w:bottom w:val="nil"/>
              <w:right w:val="nil"/>
            </w:tcBorders>
            <w:shd w:val="clear" w:color="auto" w:fill="auto"/>
            <w:noWrap/>
            <w:vAlign w:val="center"/>
            <w:hideMark/>
          </w:tcPr>
          <w:p w14:paraId="1EAED79C" w14:textId="77777777" w:rsidR="00CF16EB" w:rsidRPr="004B37C7" w:rsidRDefault="00CF16EB" w:rsidP="00CB0B4B">
            <w:pPr>
              <w:pStyle w:val="PCJTable"/>
              <w:jc w:val="center"/>
            </w:pPr>
            <w:r w:rsidRPr="004B37C7">
              <w:t>0.07</w:t>
            </w:r>
          </w:p>
        </w:tc>
      </w:tr>
      <w:tr w:rsidR="00CF16EB" w:rsidRPr="004B37C7" w14:paraId="0983016A"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6721D6BC" w14:textId="77777777" w:rsidR="00CF16EB" w:rsidRPr="004B37C7" w:rsidRDefault="00CF16EB" w:rsidP="00CB0B4B">
            <w:pPr>
              <w:pStyle w:val="PCJTable"/>
              <w:jc w:val="center"/>
            </w:pPr>
            <w:r w:rsidRPr="004B37C7">
              <w:t>LASNQ</w:t>
            </w:r>
          </w:p>
        </w:tc>
        <w:tc>
          <w:tcPr>
            <w:tcW w:w="1275" w:type="dxa"/>
            <w:gridSpan w:val="2"/>
            <w:tcBorders>
              <w:top w:val="nil"/>
              <w:left w:val="nil"/>
              <w:bottom w:val="nil"/>
              <w:right w:val="nil"/>
            </w:tcBorders>
            <w:shd w:val="clear" w:color="auto" w:fill="auto"/>
            <w:noWrap/>
            <w:vAlign w:val="center"/>
            <w:hideMark/>
          </w:tcPr>
          <w:p w14:paraId="1837CBEE" w14:textId="77777777" w:rsidR="00CF16EB" w:rsidRPr="004B37C7" w:rsidRDefault="00CF16EB" w:rsidP="00CB0B4B">
            <w:pPr>
              <w:pStyle w:val="PCJTable"/>
              <w:jc w:val="center"/>
            </w:pPr>
            <w:r w:rsidRPr="004B37C7">
              <w:t>2.11</w:t>
            </w:r>
          </w:p>
        </w:tc>
        <w:tc>
          <w:tcPr>
            <w:tcW w:w="426" w:type="dxa"/>
            <w:tcBorders>
              <w:top w:val="nil"/>
              <w:left w:val="nil"/>
              <w:bottom w:val="nil"/>
              <w:right w:val="single" w:sz="4" w:space="0" w:color="auto"/>
            </w:tcBorders>
            <w:shd w:val="clear" w:color="auto" w:fill="auto"/>
            <w:noWrap/>
            <w:vAlign w:val="center"/>
            <w:hideMark/>
          </w:tcPr>
          <w:p w14:paraId="2F9736F0" w14:textId="77777777" w:rsidR="00CF16EB" w:rsidRPr="004B37C7" w:rsidRDefault="00CF16EB" w:rsidP="00CB0B4B">
            <w:pPr>
              <w:pStyle w:val="PCJTable"/>
              <w:jc w:val="center"/>
            </w:pPr>
            <w:r w:rsidRPr="004B37C7">
              <w:t>0.11</w:t>
            </w:r>
          </w:p>
        </w:tc>
        <w:tc>
          <w:tcPr>
            <w:tcW w:w="1275" w:type="dxa"/>
            <w:gridSpan w:val="3"/>
            <w:tcBorders>
              <w:top w:val="nil"/>
              <w:left w:val="nil"/>
              <w:bottom w:val="nil"/>
              <w:right w:val="nil"/>
            </w:tcBorders>
            <w:shd w:val="clear" w:color="auto" w:fill="auto"/>
            <w:noWrap/>
            <w:vAlign w:val="center"/>
            <w:hideMark/>
          </w:tcPr>
          <w:p w14:paraId="572367FB" w14:textId="77777777" w:rsidR="00CF16EB" w:rsidRPr="004B37C7" w:rsidRDefault="00CF16EB" w:rsidP="00CB0B4B">
            <w:pPr>
              <w:pStyle w:val="PCJTable"/>
              <w:jc w:val="center"/>
            </w:pPr>
            <w:r w:rsidRPr="004B37C7">
              <w:t>2.49</w:t>
            </w:r>
          </w:p>
        </w:tc>
        <w:tc>
          <w:tcPr>
            <w:tcW w:w="426" w:type="dxa"/>
            <w:tcBorders>
              <w:top w:val="nil"/>
              <w:left w:val="nil"/>
              <w:bottom w:val="nil"/>
              <w:right w:val="single" w:sz="4" w:space="0" w:color="auto"/>
            </w:tcBorders>
            <w:shd w:val="clear" w:color="auto" w:fill="auto"/>
            <w:noWrap/>
            <w:vAlign w:val="center"/>
            <w:hideMark/>
          </w:tcPr>
          <w:p w14:paraId="0458FD60" w14:textId="77777777" w:rsidR="00CF16EB" w:rsidRPr="004B37C7" w:rsidRDefault="00CF16EB" w:rsidP="00CB0B4B">
            <w:pPr>
              <w:pStyle w:val="PCJTable"/>
              <w:jc w:val="center"/>
            </w:pPr>
            <w:r w:rsidRPr="004B37C7">
              <w:t>0.08</w:t>
            </w:r>
          </w:p>
        </w:tc>
        <w:tc>
          <w:tcPr>
            <w:tcW w:w="1417" w:type="dxa"/>
            <w:gridSpan w:val="4"/>
            <w:tcBorders>
              <w:top w:val="nil"/>
              <w:left w:val="nil"/>
              <w:bottom w:val="nil"/>
              <w:right w:val="nil"/>
            </w:tcBorders>
            <w:shd w:val="clear" w:color="auto" w:fill="auto"/>
            <w:noWrap/>
            <w:vAlign w:val="center"/>
            <w:hideMark/>
          </w:tcPr>
          <w:p w14:paraId="64FD02A5" w14:textId="77777777" w:rsidR="00CF16EB" w:rsidRPr="004B37C7" w:rsidRDefault="00CF16EB" w:rsidP="00CB0B4B">
            <w:pPr>
              <w:pStyle w:val="PCJTable"/>
              <w:jc w:val="center"/>
            </w:pPr>
            <w:r w:rsidRPr="004B37C7">
              <w:t>0.01</w:t>
            </w:r>
          </w:p>
        </w:tc>
        <w:tc>
          <w:tcPr>
            <w:tcW w:w="425" w:type="dxa"/>
            <w:tcBorders>
              <w:top w:val="nil"/>
              <w:left w:val="nil"/>
              <w:bottom w:val="nil"/>
              <w:right w:val="single" w:sz="4" w:space="0" w:color="auto"/>
            </w:tcBorders>
            <w:shd w:val="clear" w:color="auto" w:fill="auto"/>
            <w:noWrap/>
            <w:vAlign w:val="center"/>
            <w:hideMark/>
          </w:tcPr>
          <w:p w14:paraId="595B6BAD" w14:textId="77777777" w:rsidR="00CF16EB" w:rsidRPr="004B37C7" w:rsidRDefault="00CF16EB" w:rsidP="00CB0B4B">
            <w:pPr>
              <w:pStyle w:val="PCJTable"/>
              <w:jc w:val="center"/>
            </w:pPr>
            <w:r w:rsidRPr="004B37C7">
              <w:t>0.00</w:t>
            </w:r>
          </w:p>
        </w:tc>
        <w:tc>
          <w:tcPr>
            <w:tcW w:w="1276" w:type="dxa"/>
            <w:gridSpan w:val="4"/>
            <w:tcBorders>
              <w:top w:val="nil"/>
              <w:left w:val="nil"/>
              <w:bottom w:val="nil"/>
              <w:right w:val="nil"/>
            </w:tcBorders>
            <w:shd w:val="clear" w:color="auto" w:fill="auto"/>
            <w:noWrap/>
            <w:vAlign w:val="center"/>
            <w:hideMark/>
          </w:tcPr>
          <w:p w14:paraId="233EAFBB" w14:textId="77777777" w:rsidR="00CF16EB" w:rsidRPr="00CF16EB" w:rsidRDefault="00CF16EB" w:rsidP="00CB0B4B">
            <w:pPr>
              <w:pStyle w:val="PCJTable"/>
              <w:jc w:val="center"/>
              <w:rPr>
                <w:b/>
                <w:bCs/>
              </w:rPr>
            </w:pPr>
            <w:r w:rsidRPr="00CF16EB">
              <w:rPr>
                <w:b/>
                <w:bCs/>
              </w:rPr>
              <w:t>29.98</w:t>
            </w:r>
          </w:p>
        </w:tc>
        <w:tc>
          <w:tcPr>
            <w:tcW w:w="567" w:type="dxa"/>
            <w:tcBorders>
              <w:top w:val="nil"/>
              <w:left w:val="nil"/>
              <w:bottom w:val="nil"/>
              <w:right w:val="nil"/>
            </w:tcBorders>
            <w:shd w:val="clear" w:color="auto" w:fill="auto"/>
            <w:noWrap/>
            <w:vAlign w:val="center"/>
            <w:hideMark/>
          </w:tcPr>
          <w:p w14:paraId="36E85148" w14:textId="77777777" w:rsidR="00CF16EB" w:rsidRPr="004B37C7" w:rsidRDefault="00CF16EB" w:rsidP="00CB0B4B">
            <w:pPr>
              <w:pStyle w:val="PCJTable"/>
              <w:jc w:val="center"/>
            </w:pPr>
            <w:r w:rsidRPr="004B37C7">
              <w:t>0.72</w:t>
            </w:r>
          </w:p>
        </w:tc>
      </w:tr>
      <w:tr w:rsidR="00CF16EB" w:rsidRPr="004B37C7" w14:paraId="4D196EA4"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01D9F336" w14:textId="77777777" w:rsidR="00CF16EB" w:rsidRPr="004B37C7" w:rsidRDefault="00CF16EB" w:rsidP="00CB0B4B">
            <w:pPr>
              <w:pStyle w:val="PCJTable"/>
              <w:jc w:val="center"/>
            </w:pPr>
            <w:r w:rsidRPr="004B37C7">
              <w:t>SCA</w:t>
            </w:r>
          </w:p>
        </w:tc>
        <w:tc>
          <w:tcPr>
            <w:tcW w:w="1275" w:type="dxa"/>
            <w:gridSpan w:val="2"/>
            <w:tcBorders>
              <w:top w:val="nil"/>
              <w:left w:val="nil"/>
              <w:bottom w:val="nil"/>
              <w:right w:val="nil"/>
            </w:tcBorders>
            <w:shd w:val="clear" w:color="auto" w:fill="auto"/>
            <w:noWrap/>
            <w:vAlign w:val="center"/>
            <w:hideMark/>
          </w:tcPr>
          <w:p w14:paraId="21541ED5" w14:textId="77777777" w:rsidR="00CF16EB" w:rsidRPr="004B37C7" w:rsidRDefault="00CF16EB" w:rsidP="00CB0B4B">
            <w:pPr>
              <w:pStyle w:val="PCJTable"/>
              <w:jc w:val="center"/>
            </w:pPr>
            <w:r w:rsidRPr="004B37C7">
              <w:t>0.02</w:t>
            </w:r>
          </w:p>
        </w:tc>
        <w:tc>
          <w:tcPr>
            <w:tcW w:w="426" w:type="dxa"/>
            <w:tcBorders>
              <w:top w:val="nil"/>
              <w:left w:val="nil"/>
              <w:bottom w:val="nil"/>
              <w:right w:val="single" w:sz="4" w:space="0" w:color="auto"/>
            </w:tcBorders>
            <w:shd w:val="clear" w:color="auto" w:fill="auto"/>
            <w:noWrap/>
            <w:vAlign w:val="center"/>
            <w:hideMark/>
          </w:tcPr>
          <w:p w14:paraId="332F9E69" w14:textId="77777777" w:rsidR="00CF16EB" w:rsidRPr="004B37C7" w:rsidRDefault="00CF16EB" w:rsidP="00CB0B4B">
            <w:pPr>
              <w:pStyle w:val="PCJTable"/>
              <w:jc w:val="center"/>
            </w:pPr>
            <w:r w:rsidRPr="004B37C7">
              <w:t>0.00</w:t>
            </w:r>
          </w:p>
        </w:tc>
        <w:tc>
          <w:tcPr>
            <w:tcW w:w="1275" w:type="dxa"/>
            <w:gridSpan w:val="3"/>
            <w:tcBorders>
              <w:top w:val="nil"/>
              <w:left w:val="nil"/>
              <w:bottom w:val="nil"/>
              <w:right w:val="nil"/>
            </w:tcBorders>
            <w:shd w:val="clear" w:color="auto" w:fill="auto"/>
            <w:noWrap/>
            <w:vAlign w:val="center"/>
            <w:hideMark/>
          </w:tcPr>
          <w:p w14:paraId="44DCE222" w14:textId="77777777" w:rsidR="00CF16EB" w:rsidRPr="004B37C7" w:rsidRDefault="00CF16EB" w:rsidP="00CB0B4B">
            <w:pPr>
              <w:pStyle w:val="PCJTable"/>
              <w:jc w:val="center"/>
            </w:pPr>
            <w:r w:rsidRPr="004B37C7">
              <w:t>1.86</w:t>
            </w:r>
          </w:p>
        </w:tc>
        <w:tc>
          <w:tcPr>
            <w:tcW w:w="426" w:type="dxa"/>
            <w:tcBorders>
              <w:top w:val="nil"/>
              <w:left w:val="nil"/>
              <w:bottom w:val="nil"/>
              <w:right w:val="single" w:sz="4" w:space="0" w:color="auto"/>
            </w:tcBorders>
            <w:shd w:val="clear" w:color="auto" w:fill="auto"/>
            <w:noWrap/>
            <w:vAlign w:val="center"/>
            <w:hideMark/>
          </w:tcPr>
          <w:p w14:paraId="68DC10D5" w14:textId="77777777" w:rsidR="00CF16EB" w:rsidRPr="004B37C7" w:rsidRDefault="00CF16EB" w:rsidP="00CB0B4B">
            <w:pPr>
              <w:pStyle w:val="PCJTable"/>
              <w:jc w:val="center"/>
            </w:pPr>
            <w:r w:rsidRPr="004B37C7">
              <w:t>0.06</w:t>
            </w:r>
          </w:p>
        </w:tc>
        <w:tc>
          <w:tcPr>
            <w:tcW w:w="1417" w:type="dxa"/>
            <w:gridSpan w:val="4"/>
            <w:tcBorders>
              <w:top w:val="nil"/>
              <w:left w:val="nil"/>
              <w:bottom w:val="nil"/>
              <w:right w:val="nil"/>
            </w:tcBorders>
            <w:shd w:val="clear" w:color="auto" w:fill="auto"/>
            <w:noWrap/>
            <w:vAlign w:val="center"/>
            <w:hideMark/>
          </w:tcPr>
          <w:p w14:paraId="5D7EBD74" w14:textId="77777777" w:rsidR="00CF16EB" w:rsidRPr="00CF16EB" w:rsidRDefault="00CF16EB" w:rsidP="00CB0B4B">
            <w:pPr>
              <w:pStyle w:val="PCJTable"/>
              <w:jc w:val="center"/>
              <w:rPr>
                <w:b/>
                <w:bCs/>
              </w:rPr>
            </w:pPr>
            <w:r w:rsidRPr="00CF16EB">
              <w:rPr>
                <w:b/>
                <w:bCs/>
              </w:rPr>
              <w:t>14.00</w:t>
            </w:r>
          </w:p>
        </w:tc>
        <w:tc>
          <w:tcPr>
            <w:tcW w:w="425" w:type="dxa"/>
            <w:tcBorders>
              <w:top w:val="nil"/>
              <w:left w:val="nil"/>
              <w:bottom w:val="nil"/>
              <w:right w:val="single" w:sz="4" w:space="0" w:color="auto"/>
            </w:tcBorders>
            <w:shd w:val="clear" w:color="auto" w:fill="auto"/>
            <w:noWrap/>
            <w:vAlign w:val="center"/>
            <w:hideMark/>
          </w:tcPr>
          <w:p w14:paraId="6236F191" w14:textId="77777777" w:rsidR="00CF16EB" w:rsidRPr="004B37C7" w:rsidRDefault="00CF16EB" w:rsidP="00CB0B4B">
            <w:pPr>
              <w:pStyle w:val="PCJTable"/>
              <w:jc w:val="center"/>
            </w:pPr>
            <w:r w:rsidRPr="004B37C7">
              <w:t>0.37</w:t>
            </w:r>
          </w:p>
        </w:tc>
        <w:tc>
          <w:tcPr>
            <w:tcW w:w="1276" w:type="dxa"/>
            <w:gridSpan w:val="4"/>
            <w:tcBorders>
              <w:top w:val="nil"/>
              <w:left w:val="nil"/>
              <w:bottom w:val="nil"/>
              <w:right w:val="nil"/>
            </w:tcBorders>
            <w:shd w:val="clear" w:color="auto" w:fill="auto"/>
            <w:noWrap/>
            <w:vAlign w:val="center"/>
            <w:hideMark/>
          </w:tcPr>
          <w:p w14:paraId="70DE2D20" w14:textId="77777777" w:rsidR="00CF16EB" w:rsidRPr="004B37C7" w:rsidRDefault="00CF16EB" w:rsidP="00CB0B4B">
            <w:pPr>
              <w:pStyle w:val="PCJTable"/>
              <w:jc w:val="center"/>
            </w:pPr>
            <w:r w:rsidRPr="004B37C7">
              <w:t>0.80</w:t>
            </w:r>
          </w:p>
        </w:tc>
        <w:tc>
          <w:tcPr>
            <w:tcW w:w="567" w:type="dxa"/>
            <w:tcBorders>
              <w:top w:val="nil"/>
              <w:left w:val="nil"/>
              <w:bottom w:val="nil"/>
              <w:right w:val="nil"/>
            </w:tcBorders>
            <w:shd w:val="clear" w:color="auto" w:fill="auto"/>
            <w:noWrap/>
            <w:vAlign w:val="center"/>
            <w:hideMark/>
          </w:tcPr>
          <w:p w14:paraId="16762295" w14:textId="77777777" w:rsidR="00CF16EB" w:rsidRPr="004B37C7" w:rsidRDefault="00CF16EB" w:rsidP="00CB0B4B">
            <w:pPr>
              <w:pStyle w:val="PCJTable"/>
              <w:jc w:val="center"/>
            </w:pPr>
            <w:r w:rsidRPr="004B37C7">
              <w:t>0.02</w:t>
            </w:r>
          </w:p>
        </w:tc>
      </w:tr>
      <w:tr w:rsidR="00CF16EB" w:rsidRPr="004B37C7" w14:paraId="79A0F37A"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63B6727A" w14:textId="77777777" w:rsidR="00CF16EB" w:rsidRPr="004B37C7" w:rsidRDefault="00CF16EB" w:rsidP="00CB0B4B">
            <w:pPr>
              <w:pStyle w:val="PCJTable"/>
              <w:jc w:val="center"/>
            </w:pPr>
            <w:r w:rsidRPr="004B37C7">
              <w:t>SNU</w:t>
            </w:r>
          </w:p>
        </w:tc>
        <w:tc>
          <w:tcPr>
            <w:tcW w:w="1275" w:type="dxa"/>
            <w:gridSpan w:val="2"/>
            <w:tcBorders>
              <w:top w:val="nil"/>
              <w:left w:val="nil"/>
              <w:bottom w:val="nil"/>
              <w:right w:val="nil"/>
            </w:tcBorders>
            <w:shd w:val="clear" w:color="auto" w:fill="auto"/>
            <w:noWrap/>
            <w:vAlign w:val="center"/>
            <w:hideMark/>
          </w:tcPr>
          <w:p w14:paraId="6952978C" w14:textId="77777777" w:rsidR="00CF16EB" w:rsidRPr="004B37C7" w:rsidRDefault="00CF16EB" w:rsidP="00CB0B4B">
            <w:pPr>
              <w:pStyle w:val="PCJTable"/>
              <w:jc w:val="center"/>
            </w:pPr>
            <w:r w:rsidRPr="004B37C7">
              <w:t>0.34</w:t>
            </w:r>
          </w:p>
        </w:tc>
        <w:tc>
          <w:tcPr>
            <w:tcW w:w="426" w:type="dxa"/>
            <w:tcBorders>
              <w:top w:val="nil"/>
              <w:left w:val="nil"/>
              <w:bottom w:val="nil"/>
              <w:right w:val="single" w:sz="4" w:space="0" w:color="auto"/>
            </w:tcBorders>
            <w:shd w:val="clear" w:color="auto" w:fill="auto"/>
            <w:noWrap/>
            <w:vAlign w:val="center"/>
            <w:hideMark/>
          </w:tcPr>
          <w:p w14:paraId="208CBEE9" w14:textId="77777777" w:rsidR="00CF16EB" w:rsidRPr="004B37C7" w:rsidRDefault="00CF16EB" w:rsidP="00CB0B4B">
            <w:pPr>
              <w:pStyle w:val="PCJTable"/>
              <w:jc w:val="center"/>
            </w:pPr>
            <w:r w:rsidRPr="004B37C7">
              <w:t>0.02</w:t>
            </w:r>
          </w:p>
        </w:tc>
        <w:tc>
          <w:tcPr>
            <w:tcW w:w="1275" w:type="dxa"/>
            <w:gridSpan w:val="3"/>
            <w:tcBorders>
              <w:top w:val="nil"/>
              <w:left w:val="nil"/>
              <w:bottom w:val="nil"/>
              <w:right w:val="nil"/>
            </w:tcBorders>
            <w:shd w:val="clear" w:color="auto" w:fill="auto"/>
            <w:noWrap/>
            <w:vAlign w:val="center"/>
            <w:hideMark/>
          </w:tcPr>
          <w:p w14:paraId="5284BD72" w14:textId="77777777" w:rsidR="00CF16EB" w:rsidRPr="00CF16EB" w:rsidRDefault="00CF16EB" w:rsidP="00CB0B4B">
            <w:pPr>
              <w:pStyle w:val="PCJTable"/>
              <w:jc w:val="center"/>
              <w:rPr>
                <w:b/>
                <w:bCs/>
              </w:rPr>
            </w:pPr>
            <w:r w:rsidRPr="00CF16EB">
              <w:rPr>
                <w:b/>
                <w:bCs/>
              </w:rPr>
              <w:t>23.03</w:t>
            </w:r>
          </w:p>
        </w:tc>
        <w:tc>
          <w:tcPr>
            <w:tcW w:w="426" w:type="dxa"/>
            <w:tcBorders>
              <w:top w:val="nil"/>
              <w:left w:val="nil"/>
              <w:bottom w:val="nil"/>
              <w:right w:val="single" w:sz="4" w:space="0" w:color="auto"/>
            </w:tcBorders>
            <w:shd w:val="clear" w:color="auto" w:fill="auto"/>
            <w:noWrap/>
            <w:vAlign w:val="center"/>
            <w:hideMark/>
          </w:tcPr>
          <w:p w14:paraId="49649F39" w14:textId="77777777" w:rsidR="00CF16EB" w:rsidRPr="004B37C7" w:rsidRDefault="00CF16EB" w:rsidP="00CB0B4B">
            <w:pPr>
              <w:pStyle w:val="PCJTable"/>
              <w:jc w:val="center"/>
            </w:pPr>
            <w:r w:rsidRPr="004B37C7">
              <w:t>0.73</w:t>
            </w:r>
          </w:p>
        </w:tc>
        <w:tc>
          <w:tcPr>
            <w:tcW w:w="1417" w:type="dxa"/>
            <w:gridSpan w:val="4"/>
            <w:tcBorders>
              <w:top w:val="nil"/>
              <w:left w:val="nil"/>
              <w:bottom w:val="nil"/>
              <w:right w:val="nil"/>
            </w:tcBorders>
            <w:shd w:val="clear" w:color="auto" w:fill="auto"/>
            <w:noWrap/>
            <w:vAlign w:val="center"/>
            <w:hideMark/>
          </w:tcPr>
          <w:p w14:paraId="343D1B42" w14:textId="77777777" w:rsidR="00CF16EB" w:rsidRPr="004B37C7" w:rsidRDefault="00CF16EB" w:rsidP="00CB0B4B">
            <w:pPr>
              <w:pStyle w:val="PCJTable"/>
              <w:jc w:val="center"/>
            </w:pPr>
            <w:r w:rsidRPr="004B37C7">
              <w:t>4.17</w:t>
            </w:r>
          </w:p>
        </w:tc>
        <w:tc>
          <w:tcPr>
            <w:tcW w:w="425" w:type="dxa"/>
            <w:tcBorders>
              <w:top w:val="nil"/>
              <w:left w:val="nil"/>
              <w:bottom w:val="nil"/>
              <w:right w:val="single" w:sz="4" w:space="0" w:color="auto"/>
            </w:tcBorders>
            <w:shd w:val="clear" w:color="auto" w:fill="auto"/>
            <w:noWrap/>
            <w:vAlign w:val="center"/>
            <w:hideMark/>
          </w:tcPr>
          <w:p w14:paraId="274B8CBE" w14:textId="77777777" w:rsidR="00CF16EB" w:rsidRPr="004B37C7" w:rsidRDefault="00CF16EB" w:rsidP="00CB0B4B">
            <w:pPr>
              <w:pStyle w:val="PCJTable"/>
              <w:jc w:val="center"/>
            </w:pPr>
            <w:r w:rsidRPr="004B37C7">
              <w:t>0.11</w:t>
            </w:r>
          </w:p>
        </w:tc>
        <w:tc>
          <w:tcPr>
            <w:tcW w:w="1276" w:type="dxa"/>
            <w:gridSpan w:val="4"/>
            <w:tcBorders>
              <w:top w:val="nil"/>
              <w:left w:val="nil"/>
              <w:bottom w:val="nil"/>
              <w:right w:val="nil"/>
            </w:tcBorders>
            <w:shd w:val="clear" w:color="auto" w:fill="auto"/>
            <w:noWrap/>
            <w:vAlign w:val="center"/>
            <w:hideMark/>
          </w:tcPr>
          <w:p w14:paraId="18631FBB" w14:textId="77777777" w:rsidR="00CF16EB" w:rsidRPr="004B37C7" w:rsidRDefault="00CF16EB" w:rsidP="00CB0B4B">
            <w:pPr>
              <w:pStyle w:val="PCJTable"/>
              <w:jc w:val="center"/>
            </w:pPr>
            <w:r w:rsidRPr="004B37C7">
              <w:t>3.20</w:t>
            </w:r>
          </w:p>
        </w:tc>
        <w:tc>
          <w:tcPr>
            <w:tcW w:w="567" w:type="dxa"/>
            <w:tcBorders>
              <w:top w:val="nil"/>
              <w:left w:val="nil"/>
              <w:bottom w:val="nil"/>
              <w:right w:val="nil"/>
            </w:tcBorders>
            <w:shd w:val="clear" w:color="auto" w:fill="auto"/>
            <w:noWrap/>
            <w:vAlign w:val="center"/>
            <w:hideMark/>
          </w:tcPr>
          <w:p w14:paraId="2DC50015" w14:textId="77777777" w:rsidR="00CF16EB" w:rsidRPr="004B37C7" w:rsidRDefault="00CF16EB" w:rsidP="00CB0B4B">
            <w:pPr>
              <w:pStyle w:val="PCJTable"/>
              <w:jc w:val="center"/>
            </w:pPr>
            <w:r w:rsidRPr="004B37C7">
              <w:t>0.08</w:t>
            </w:r>
          </w:p>
        </w:tc>
      </w:tr>
      <w:tr w:rsidR="00CF16EB" w:rsidRPr="004B37C7" w14:paraId="3A0D25AB" w14:textId="77777777" w:rsidTr="00CB0B4B">
        <w:trPr>
          <w:gridAfter w:val="3"/>
          <w:wAfter w:w="819" w:type="dxa"/>
          <w:trHeight w:val="266"/>
        </w:trPr>
        <w:tc>
          <w:tcPr>
            <w:tcW w:w="993" w:type="dxa"/>
            <w:tcBorders>
              <w:top w:val="nil"/>
              <w:left w:val="nil"/>
              <w:bottom w:val="nil"/>
              <w:right w:val="nil"/>
            </w:tcBorders>
            <w:shd w:val="clear" w:color="auto" w:fill="auto"/>
            <w:vAlign w:val="center"/>
            <w:hideMark/>
          </w:tcPr>
          <w:p w14:paraId="2EA984F6" w14:textId="77777777" w:rsidR="00CF16EB" w:rsidRPr="004B37C7" w:rsidRDefault="00CF16EB" w:rsidP="00CB0B4B">
            <w:pPr>
              <w:pStyle w:val="PCJTable"/>
              <w:jc w:val="center"/>
            </w:pPr>
            <w:r w:rsidRPr="004B37C7">
              <w:t>NUtE</w:t>
            </w:r>
          </w:p>
        </w:tc>
        <w:tc>
          <w:tcPr>
            <w:tcW w:w="1275" w:type="dxa"/>
            <w:gridSpan w:val="2"/>
            <w:tcBorders>
              <w:top w:val="nil"/>
              <w:left w:val="nil"/>
              <w:bottom w:val="nil"/>
              <w:right w:val="nil"/>
            </w:tcBorders>
            <w:shd w:val="clear" w:color="auto" w:fill="auto"/>
            <w:noWrap/>
            <w:vAlign w:val="center"/>
            <w:hideMark/>
          </w:tcPr>
          <w:p w14:paraId="385E8BBD" w14:textId="77777777" w:rsidR="00CF16EB" w:rsidRPr="004B37C7" w:rsidRDefault="00CF16EB" w:rsidP="00CB0B4B">
            <w:pPr>
              <w:pStyle w:val="PCJTable"/>
              <w:jc w:val="center"/>
            </w:pPr>
            <w:r w:rsidRPr="004B37C7">
              <w:t>1.170</w:t>
            </w:r>
          </w:p>
        </w:tc>
        <w:tc>
          <w:tcPr>
            <w:tcW w:w="426" w:type="dxa"/>
            <w:tcBorders>
              <w:top w:val="nil"/>
              <w:left w:val="nil"/>
              <w:bottom w:val="nil"/>
              <w:right w:val="single" w:sz="4" w:space="0" w:color="auto"/>
            </w:tcBorders>
            <w:shd w:val="clear" w:color="auto" w:fill="auto"/>
            <w:noWrap/>
            <w:vAlign w:val="center"/>
            <w:hideMark/>
          </w:tcPr>
          <w:p w14:paraId="1E23983F" w14:textId="77777777" w:rsidR="00CF16EB" w:rsidRPr="004B37C7" w:rsidRDefault="00CF16EB" w:rsidP="00CB0B4B">
            <w:pPr>
              <w:pStyle w:val="PCJTable"/>
              <w:jc w:val="center"/>
            </w:pPr>
            <w:r w:rsidRPr="004B37C7">
              <w:t>0.06</w:t>
            </w:r>
          </w:p>
        </w:tc>
        <w:tc>
          <w:tcPr>
            <w:tcW w:w="1275" w:type="dxa"/>
            <w:gridSpan w:val="3"/>
            <w:tcBorders>
              <w:top w:val="nil"/>
              <w:left w:val="nil"/>
              <w:bottom w:val="nil"/>
              <w:right w:val="nil"/>
            </w:tcBorders>
            <w:shd w:val="clear" w:color="auto" w:fill="auto"/>
            <w:noWrap/>
            <w:vAlign w:val="center"/>
            <w:hideMark/>
          </w:tcPr>
          <w:p w14:paraId="56946068" w14:textId="77777777" w:rsidR="00CF16EB" w:rsidRPr="004B37C7" w:rsidRDefault="00CF16EB" w:rsidP="00CB0B4B">
            <w:pPr>
              <w:pStyle w:val="PCJTable"/>
              <w:jc w:val="center"/>
            </w:pPr>
            <w:r w:rsidRPr="004B37C7">
              <w:t>0.05</w:t>
            </w:r>
          </w:p>
        </w:tc>
        <w:tc>
          <w:tcPr>
            <w:tcW w:w="426" w:type="dxa"/>
            <w:tcBorders>
              <w:top w:val="nil"/>
              <w:left w:val="nil"/>
              <w:bottom w:val="nil"/>
              <w:right w:val="single" w:sz="4" w:space="0" w:color="auto"/>
            </w:tcBorders>
            <w:shd w:val="clear" w:color="auto" w:fill="auto"/>
            <w:noWrap/>
            <w:vAlign w:val="center"/>
            <w:hideMark/>
          </w:tcPr>
          <w:p w14:paraId="1543667A" w14:textId="77777777" w:rsidR="00CF16EB" w:rsidRPr="004B37C7" w:rsidRDefault="00CF16EB" w:rsidP="00CB0B4B">
            <w:pPr>
              <w:pStyle w:val="PCJTable"/>
              <w:jc w:val="center"/>
            </w:pPr>
            <w:r w:rsidRPr="004B37C7">
              <w:t>0.00</w:t>
            </w:r>
          </w:p>
        </w:tc>
        <w:tc>
          <w:tcPr>
            <w:tcW w:w="1417" w:type="dxa"/>
            <w:gridSpan w:val="4"/>
            <w:tcBorders>
              <w:top w:val="nil"/>
              <w:left w:val="nil"/>
              <w:bottom w:val="nil"/>
              <w:right w:val="nil"/>
            </w:tcBorders>
            <w:shd w:val="clear" w:color="auto" w:fill="auto"/>
            <w:noWrap/>
            <w:vAlign w:val="center"/>
            <w:hideMark/>
          </w:tcPr>
          <w:p w14:paraId="55BF10FD" w14:textId="77777777" w:rsidR="00CF16EB" w:rsidRPr="004B37C7" w:rsidRDefault="00CF16EB" w:rsidP="00CB0B4B">
            <w:pPr>
              <w:pStyle w:val="PCJTable"/>
              <w:jc w:val="center"/>
            </w:pPr>
            <w:r w:rsidRPr="004B37C7">
              <w:t>2.66</w:t>
            </w:r>
          </w:p>
        </w:tc>
        <w:tc>
          <w:tcPr>
            <w:tcW w:w="425" w:type="dxa"/>
            <w:tcBorders>
              <w:top w:val="nil"/>
              <w:left w:val="nil"/>
              <w:bottom w:val="nil"/>
              <w:right w:val="single" w:sz="4" w:space="0" w:color="auto"/>
            </w:tcBorders>
            <w:shd w:val="clear" w:color="auto" w:fill="auto"/>
            <w:noWrap/>
            <w:vAlign w:val="center"/>
            <w:hideMark/>
          </w:tcPr>
          <w:p w14:paraId="1DFB9C5E" w14:textId="77777777" w:rsidR="00CF16EB" w:rsidRPr="004B37C7" w:rsidRDefault="00CF16EB" w:rsidP="00CB0B4B">
            <w:pPr>
              <w:pStyle w:val="PCJTable"/>
              <w:jc w:val="center"/>
            </w:pPr>
            <w:r w:rsidRPr="004B37C7">
              <w:t>0.07</w:t>
            </w:r>
          </w:p>
        </w:tc>
        <w:tc>
          <w:tcPr>
            <w:tcW w:w="1276" w:type="dxa"/>
            <w:gridSpan w:val="4"/>
            <w:tcBorders>
              <w:top w:val="nil"/>
              <w:left w:val="nil"/>
              <w:bottom w:val="nil"/>
              <w:right w:val="nil"/>
            </w:tcBorders>
            <w:shd w:val="clear" w:color="auto" w:fill="auto"/>
            <w:noWrap/>
            <w:vAlign w:val="center"/>
            <w:hideMark/>
          </w:tcPr>
          <w:p w14:paraId="58AA8F8C" w14:textId="77777777" w:rsidR="00CF16EB" w:rsidRPr="004B37C7" w:rsidRDefault="00CF16EB" w:rsidP="00CB0B4B">
            <w:pPr>
              <w:pStyle w:val="PCJTable"/>
              <w:jc w:val="center"/>
            </w:pPr>
            <w:r w:rsidRPr="004B37C7">
              <w:t>4.25</w:t>
            </w:r>
          </w:p>
        </w:tc>
        <w:tc>
          <w:tcPr>
            <w:tcW w:w="567" w:type="dxa"/>
            <w:tcBorders>
              <w:top w:val="nil"/>
              <w:left w:val="nil"/>
              <w:bottom w:val="nil"/>
              <w:right w:val="nil"/>
            </w:tcBorders>
            <w:shd w:val="clear" w:color="auto" w:fill="auto"/>
            <w:noWrap/>
            <w:vAlign w:val="center"/>
            <w:hideMark/>
          </w:tcPr>
          <w:p w14:paraId="2251E00D" w14:textId="77777777" w:rsidR="00CF16EB" w:rsidRPr="004B37C7" w:rsidRDefault="00CF16EB" w:rsidP="00CB0B4B">
            <w:pPr>
              <w:pStyle w:val="PCJTable"/>
              <w:jc w:val="center"/>
            </w:pPr>
            <w:r w:rsidRPr="004B37C7">
              <w:t>0.10</w:t>
            </w:r>
          </w:p>
        </w:tc>
      </w:tr>
    </w:tbl>
    <w:p w14:paraId="256AEDE2" w14:textId="77777777" w:rsidR="00CF16EB" w:rsidRDefault="00CF16EB" w:rsidP="00CF16EB">
      <w:pPr>
        <w:pStyle w:val="PCJTable"/>
      </w:pPr>
    </w:p>
    <w:p w14:paraId="1234CC00" w14:textId="315DAD4B" w:rsidR="00CF16EB" w:rsidRDefault="00CF16EB" w:rsidP="00CF16EB">
      <w:pPr>
        <w:pStyle w:val="PCJnotetable"/>
      </w:pPr>
      <w:r w:rsidRPr="004B37C7">
        <w:t>Contribution values higher than 10% are represented in bold.</w:t>
      </w:r>
    </w:p>
    <w:p w14:paraId="0E82C7C3" w14:textId="348F55A5" w:rsidR="00CF16EB" w:rsidRDefault="00CF16EB" w:rsidP="00CF16EB">
      <w:pPr>
        <w:pStyle w:val="PCJnotetable"/>
      </w:pPr>
      <w:r w:rsidRPr="004B37C7">
        <w:t>Contribution values lower than 1% are indicated in light grey.</w:t>
      </w:r>
    </w:p>
    <w:p w14:paraId="7E29C47E" w14:textId="620AED92" w:rsidR="00361F5E" w:rsidRDefault="00361F5E" w:rsidP="00361F5E">
      <w:pPr>
        <w:pStyle w:val="PCJSubsection"/>
      </w:pPr>
      <w:r>
        <w:t xml:space="preserve">Mean values and heritabilities of </w:t>
      </w:r>
      <w:r w:rsidR="00B36115">
        <w:t xml:space="preserve">individual </w:t>
      </w:r>
      <w:r>
        <w:t xml:space="preserve">early plant </w:t>
      </w:r>
      <w:r w:rsidR="00B36115">
        <w:t>vigor</w:t>
      </w:r>
      <w:r>
        <w:t xml:space="preserve"> traits depended on genomic clusters</w:t>
      </w:r>
    </w:p>
    <w:p w14:paraId="6BAC82F9" w14:textId="48F7C30B" w:rsidR="00361F5E" w:rsidRPr="001E702D" w:rsidRDefault="00361F5E" w:rsidP="00361F5E">
      <w:pPr>
        <w:pStyle w:val="PCJtext"/>
      </w:pPr>
      <w:r w:rsidRPr="001E702D">
        <w:t>The repartition of the genotypes within the first two-</w:t>
      </w:r>
      <w:r>
        <w:t>dimension</w:t>
      </w:r>
      <w:r w:rsidRPr="001E702D">
        <w:t>s framework of PCA showed no preferential distribution according to the genomic cluster</w:t>
      </w:r>
      <w:r w:rsidR="00B36115">
        <w:t>s</w:t>
      </w:r>
      <w:r w:rsidRPr="001E702D">
        <w:t xml:space="preserve"> whatever the dimensions (Supplemental </w:t>
      </w:r>
      <w:r w:rsidRPr="00B84AC4">
        <w:t>Figure 1</w:t>
      </w:r>
      <w:r w:rsidRPr="001E702D">
        <w:t>), suggesting</w:t>
      </w:r>
      <w:r w:rsidRPr="005E70E2">
        <w:t xml:space="preserve"> no </w:t>
      </w:r>
      <w:r w:rsidR="00BA5A27">
        <w:t xml:space="preserve">strong </w:t>
      </w:r>
      <w:r w:rsidRPr="005E70E2">
        <w:t xml:space="preserve">link between the </w:t>
      </w:r>
      <w:r w:rsidRPr="00BC1EB1">
        <w:t>panel's</w:t>
      </w:r>
      <w:r w:rsidRPr="005E70E2">
        <w:t xml:space="preserve"> gen</w:t>
      </w:r>
      <w:r>
        <w:t>omic</w:t>
      </w:r>
      <w:r w:rsidRPr="005E70E2">
        <w:t xml:space="preserve"> structure and the phenotyp</w:t>
      </w:r>
      <w:r>
        <w:t xml:space="preserve">ic </w:t>
      </w:r>
      <w:r w:rsidRPr="005E70E2">
        <w:t>value</w:t>
      </w:r>
      <w:r w:rsidRPr="005E70E2" w:rsidDel="005E70E2">
        <w:t xml:space="preserve"> </w:t>
      </w:r>
      <w:r w:rsidRPr="001E702D">
        <w:t xml:space="preserve">when traits were considered altogether. However, </w:t>
      </w:r>
      <w:r>
        <w:t>significant</w:t>
      </w:r>
      <w:r w:rsidRPr="001E702D">
        <w:t xml:space="preserve"> differences </w:t>
      </w:r>
      <w:r>
        <w:t xml:space="preserve">were observed </w:t>
      </w:r>
      <w:r w:rsidRPr="001E702D">
        <w:t xml:space="preserve">between </w:t>
      </w:r>
      <w:r>
        <w:t>genomic</w:t>
      </w:r>
      <w:r w:rsidRPr="001E702D">
        <w:t xml:space="preserve"> </w:t>
      </w:r>
      <w:r>
        <w:t>clusters</w:t>
      </w:r>
      <w:r w:rsidRPr="001E702D">
        <w:t xml:space="preserve"> when the adjusted mean values (BLUE</w:t>
      </w:r>
      <w:r w:rsidR="00BC1EB1">
        <w:t>)</w:t>
      </w:r>
      <w:r w:rsidRPr="001E702D">
        <w:t xml:space="preserve"> were compared</w:t>
      </w:r>
      <w:r>
        <w:t xml:space="preserve"> </w:t>
      </w:r>
      <w:r w:rsidRPr="001E702D">
        <w:t xml:space="preserve">for each trait </w:t>
      </w:r>
      <w:r w:rsidR="00BC1EB1">
        <w:t xml:space="preserve">separately </w:t>
      </w:r>
      <w:r w:rsidRPr="001E702D">
        <w:t xml:space="preserve">(Table </w:t>
      </w:r>
      <w:r w:rsidR="00452D41">
        <w:t>3</w:t>
      </w:r>
      <w:r w:rsidRPr="001E702D">
        <w:t xml:space="preserve">). </w:t>
      </w:r>
      <w:r w:rsidR="00E35A50">
        <w:t>N</w:t>
      </w:r>
      <w:r w:rsidR="00E35A50" w:rsidRPr="001E702D">
        <w:t xml:space="preserve">o difference was observed between the three </w:t>
      </w:r>
      <w:r w:rsidR="00E35A50">
        <w:t>clusters</w:t>
      </w:r>
      <w:r w:rsidR="00E35A50" w:rsidRPr="001E702D">
        <w:t xml:space="preserve"> for Sp</w:t>
      </w:r>
      <w:r w:rsidR="00E35A50">
        <w:t>eed traits</w:t>
      </w:r>
      <w:r w:rsidR="00B36115">
        <w:t xml:space="preserve"> (Sp)</w:t>
      </w:r>
      <w:r w:rsidR="00E35A50">
        <w:t>,</w:t>
      </w:r>
      <w:r w:rsidR="00E35A50" w:rsidRPr="001E702D">
        <w:t xml:space="preserve"> LAR and SLA.</w:t>
      </w:r>
      <w:r w:rsidR="00E35A50">
        <w:t xml:space="preserve"> </w:t>
      </w:r>
      <w:r w:rsidR="00D546AF">
        <w:t>For all the other traits, our data showed that mean values of C1 genotypes were always significantly higher than these for C2 genotypes, while C3 accessions displayed intermediate behaviors.</w:t>
      </w:r>
    </w:p>
    <w:p w14:paraId="47BD9AFB" w14:textId="22B3998C" w:rsidR="00D34BFC" w:rsidRDefault="00E37724" w:rsidP="00361F5E">
      <w:pPr>
        <w:pStyle w:val="PCJtext"/>
      </w:pPr>
      <w:r>
        <w:t>The four traits related to biomass and surface (SDW, RDW, LA, SNQ) displayed moderate to high heritability values at the level of the whole population (</w:t>
      </w:r>
      <w:r w:rsidR="00EB17D0">
        <w:t xml:space="preserve">h²pop. = </w:t>
      </w:r>
      <w:r>
        <w:t>0.39-0.52; Table 3), which was confirmed at the level of individual genomic clusters except for RDW. In contrast, all the other traits showed very low to moderate heritability values at the level of the whole population (</w:t>
      </w:r>
      <w:r w:rsidR="00EB17D0">
        <w:t xml:space="preserve">h²pop. = </w:t>
      </w:r>
      <w:r>
        <w:t xml:space="preserve">0.02-0.20; Table 3) with contrasting data when considering the genomic </w:t>
      </w:r>
      <w:r w:rsidR="000B5AA3">
        <w:t>clusters</w:t>
      </w:r>
      <w:r>
        <w:t xml:space="preserve">. </w:t>
      </w:r>
      <w:r w:rsidR="00D34BFC" w:rsidRPr="00D34BFC">
        <w:t xml:space="preserve">Indeed, heritability values </w:t>
      </w:r>
      <w:r w:rsidR="000B5AA3">
        <w:t>were</w:t>
      </w:r>
      <w:r w:rsidR="000B5AA3" w:rsidRPr="00D34BFC">
        <w:t xml:space="preserve"> </w:t>
      </w:r>
      <w:r w:rsidR="00D34BFC" w:rsidRPr="00D34BFC">
        <w:t xml:space="preserve">moderate in C1 only for NUtE, in C2 only for SCA, or in C3 only for SLA and LASNQ, and in C1 and C2 but not in C3 for Sp traits. </w:t>
      </w:r>
    </w:p>
    <w:p w14:paraId="78727298" w14:textId="77777777" w:rsidR="00475BC1" w:rsidRDefault="00475BC1" w:rsidP="00D34BFC">
      <w:pPr>
        <w:pStyle w:val="PCJtext"/>
        <w:rPr>
          <w:b/>
          <w:bCs/>
        </w:rPr>
      </w:pPr>
      <w:bookmarkStart w:id="8" w:name="_Hlk179127039"/>
    </w:p>
    <w:p w14:paraId="2D83DD4A" w14:textId="2903236A" w:rsidR="00190910" w:rsidRPr="00BF7D9A" w:rsidRDefault="00190910" w:rsidP="00D34BFC">
      <w:pPr>
        <w:pStyle w:val="PCJtext"/>
      </w:pPr>
      <w:r w:rsidRPr="00190910">
        <w:rPr>
          <w:b/>
          <w:bCs/>
        </w:rPr>
        <w:lastRenderedPageBreak/>
        <w:t xml:space="preserve">Table </w:t>
      </w:r>
      <w:r w:rsidR="00452D41">
        <w:rPr>
          <w:b/>
          <w:bCs/>
        </w:rPr>
        <w:t>3</w:t>
      </w:r>
      <w:r w:rsidRPr="00FC0F4D">
        <w:t>.</w:t>
      </w:r>
      <w:r w:rsidRPr="00FC0F4D">
        <w:rPr>
          <w:rFonts w:eastAsiaTheme="minorEastAsia" w:hAnsi="Calibri"/>
          <w:kern w:val="24"/>
        </w:rPr>
        <w:t xml:space="preserve"> </w:t>
      </w:r>
      <w:r w:rsidRPr="00FC0F4D">
        <w:t>Adjusted mean values (BLUE) and heritabilities (</w:t>
      </w:r>
      <w:r>
        <w:t>h</w:t>
      </w:r>
      <w:r w:rsidRPr="00FC0F4D">
        <w:t xml:space="preserve">²) for </w:t>
      </w:r>
      <w:r w:rsidR="007035BB">
        <w:t>individual</w:t>
      </w:r>
      <w:r w:rsidR="007035BB" w:rsidRPr="00FC0F4D">
        <w:t xml:space="preserve"> </w:t>
      </w:r>
      <w:r w:rsidRPr="00FC0F4D">
        <w:t>trait</w:t>
      </w:r>
      <w:r w:rsidR="007035BB">
        <w:t>s</w:t>
      </w:r>
      <w:r>
        <w:t>.</w:t>
      </w:r>
      <w:r w:rsidR="007035BB">
        <w:t xml:space="preserve"> </w:t>
      </w:r>
      <w:r w:rsidRPr="00EE658B">
        <w:rPr>
          <w:rFonts w:cstheme="minorHAnsi"/>
          <w:bCs/>
        </w:rPr>
        <w:t xml:space="preserve">Values are shown for the whole </w:t>
      </w:r>
      <w:r w:rsidR="009A5914">
        <w:rPr>
          <w:rFonts w:cstheme="minorHAnsi"/>
          <w:bCs/>
        </w:rPr>
        <w:t>diversity panel</w:t>
      </w:r>
      <w:r w:rsidRPr="00EE658B">
        <w:rPr>
          <w:rFonts w:cstheme="minorHAnsi"/>
          <w:bCs/>
        </w:rPr>
        <w:t xml:space="preserve"> and for each genomic cluster (C1-C3).</w:t>
      </w:r>
      <w:r w:rsidRPr="00190910">
        <w:t xml:space="preserve"> </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34"/>
        <w:gridCol w:w="1120"/>
        <w:gridCol w:w="1061"/>
        <w:gridCol w:w="1178"/>
        <w:gridCol w:w="1178"/>
        <w:gridCol w:w="709"/>
        <w:gridCol w:w="751"/>
        <w:gridCol w:w="703"/>
        <w:gridCol w:w="586"/>
      </w:tblGrid>
      <w:tr w:rsidR="00190910" w14:paraId="5F5FBE66" w14:textId="77777777" w:rsidTr="00ED17FD">
        <w:tc>
          <w:tcPr>
            <w:tcW w:w="1734" w:type="dxa"/>
          </w:tcPr>
          <w:p w14:paraId="59BF9F7C" w14:textId="77777777" w:rsidR="00190910" w:rsidRDefault="00190910" w:rsidP="00190910">
            <w:pPr>
              <w:pStyle w:val="PCJTable"/>
            </w:pPr>
            <w:r>
              <w:t>Traits</w:t>
            </w:r>
          </w:p>
        </w:tc>
        <w:tc>
          <w:tcPr>
            <w:tcW w:w="1120" w:type="dxa"/>
          </w:tcPr>
          <w:p w14:paraId="27562FA4" w14:textId="54498870" w:rsidR="00190910" w:rsidRDefault="00190910" w:rsidP="00190910">
            <w:pPr>
              <w:pStyle w:val="PCJTable"/>
            </w:pPr>
            <w:r>
              <w:t xml:space="preserve">Mean </w:t>
            </w:r>
            <w:r w:rsidR="009A5914">
              <w:t>panel</w:t>
            </w:r>
          </w:p>
        </w:tc>
        <w:tc>
          <w:tcPr>
            <w:tcW w:w="1061" w:type="dxa"/>
          </w:tcPr>
          <w:p w14:paraId="306E6705" w14:textId="77777777" w:rsidR="00190910" w:rsidRDefault="00190910" w:rsidP="00190910">
            <w:pPr>
              <w:pStyle w:val="PCJTable"/>
            </w:pPr>
            <w:r>
              <w:t>Mean C1</w:t>
            </w:r>
          </w:p>
        </w:tc>
        <w:tc>
          <w:tcPr>
            <w:tcW w:w="1178" w:type="dxa"/>
          </w:tcPr>
          <w:p w14:paraId="1672E663" w14:textId="77777777" w:rsidR="00190910" w:rsidRDefault="00190910" w:rsidP="00190910">
            <w:pPr>
              <w:pStyle w:val="PCJTable"/>
            </w:pPr>
            <w:r>
              <w:t>Mean C2</w:t>
            </w:r>
          </w:p>
        </w:tc>
        <w:tc>
          <w:tcPr>
            <w:tcW w:w="1178" w:type="dxa"/>
          </w:tcPr>
          <w:p w14:paraId="50FD26F3" w14:textId="77777777" w:rsidR="00190910" w:rsidRDefault="00190910" w:rsidP="00190910">
            <w:pPr>
              <w:pStyle w:val="PCJTable"/>
            </w:pPr>
            <w:r>
              <w:t>Mean C3</w:t>
            </w:r>
          </w:p>
        </w:tc>
        <w:tc>
          <w:tcPr>
            <w:tcW w:w="709" w:type="dxa"/>
          </w:tcPr>
          <w:p w14:paraId="1ACC20F4" w14:textId="37A4189C" w:rsidR="00190910" w:rsidRDefault="00190910" w:rsidP="00190910">
            <w:pPr>
              <w:pStyle w:val="PCJTable"/>
            </w:pPr>
            <w:r>
              <w:t xml:space="preserve">h² </w:t>
            </w:r>
            <w:r w:rsidR="007035BB">
              <w:t>panel</w:t>
            </w:r>
          </w:p>
        </w:tc>
        <w:tc>
          <w:tcPr>
            <w:tcW w:w="751" w:type="dxa"/>
          </w:tcPr>
          <w:p w14:paraId="241900F7" w14:textId="77777777" w:rsidR="00190910" w:rsidRDefault="00190910" w:rsidP="00190910">
            <w:pPr>
              <w:pStyle w:val="PCJTable"/>
            </w:pPr>
            <w:r>
              <w:t>h² C1</w:t>
            </w:r>
          </w:p>
        </w:tc>
        <w:tc>
          <w:tcPr>
            <w:tcW w:w="703" w:type="dxa"/>
          </w:tcPr>
          <w:p w14:paraId="6E46D2C7" w14:textId="77777777" w:rsidR="00190910" w:rsidRDefault="00190910" w:rsidP="00190910">
            <w:pPr>
              <w:pStyle w:val="PCJTable"/>
            </w:pPr>
            <w:r>
              <w:t>h² C2</w:t>
            </w:r>
          </w:p>
        </w:tc>
        <w:tc>
          <w:tcPr>
            <w:tcW w:w="586" w:type="dxa"/>
          </w:tcPr>
          <w:p w14:paraId="2E110E56" w14:textId="77777777" w:rsidR="00190910" w:rsidRDefault="00190910" w:rsidP="00190910">
            <w:pPr>
              <w:pStyle w:val="PCJTable"/>
            </w:pPr>
            <w:r>
              <w:t>h² C3</w:t>
            </w:r>
          </w:p>
        </w:tc>
      </w:tr>
      <w:tr w:rsidR="00190910" w:rsidRPr="00557975" w14:paraId="550A2504" w14:textId="77777777" w:rsidTr="00ED17FD">
        <w:tc>
          <w:tcPr>
            <w:tcW w:w="2854" w:type="dxa"/>
            <w:gridSpan w:val="2"/>
          </w:tcPr>
          <w:p w14:paraId="771841FE" w14:textId="77777777" w:rsidR="00190910" w:rsidRPr="00557975" w:rsidRDefault="00190910" w:rsidP="00190910">
            <w:pPr>
              <w:pStyle w:val="PCJTable"/>
            </w:pPr>
            <w:r w:rsidRPr="00557975">
              <w:rPr>
                <w:b/>
              </w:rPr>
              <w:t>Developmental traits – leaf area growth dynamics</w:t>
            </w:r>
          </w:p>
        </w:tc>
        <w:tc>
          <w:tcPr>
            <w:tcW w:w="1061" w:type="dxa"/>
          </w:tcPr>
          <w:p w14:paraId="78A89F89" w14:textId="77777777" w:rsidR="00190910" w:rsidRPr="00557975" w:rsidRDefault="00190910" w:rsidP="00190910">
            <w:pPr>
              <w:pStyle w:val="PCJTable"/>
            </w:pPr>
          </w:p>
        </w:tc>
        <w:tc>
          <w:tcPr>
            <w:tcW w:w="1178" w:type="dxa"/>
          </w:tcPr>
          <w:p w14:paraId="77FD4B1E" w14:textId="77777777" w:rsidR="00190910" w:rsidRPr="00557975" w:rsidRDefault="00190910" w:rsidP="00190910">
            <w:pPr>
              <w:pStyle w:val="PCJTable"/>
            </w:pPr>
          </w:p>
        </w:tc>
        <w:tc>
          <w:tcPr>
            <w:tcW w:w="1178" w:type="dxa"/>
          </w:tcPr>
          <w:p w14:paraId="4B37C3F2" w14:textId="77777777" w:rsidR="00190910" w:rsidRPr="00557975" w:rsidRDefault="00190910" w:rsidP="00190910">
            <w:pPr>
              <w:pStyle w:val="PCJTable"/>
            </w:pPr>
          </w:p>
        </w:tc>
        <w:tc>
          <w:tcPr>
            <w:tcW w:w="709" w:type="dxa"/>
          </w:tcPr>
          <w:p w14:paraId="3564F31B" w14:textId="77777777" w:rsidR="00190910" w:rsidRPr="00557975" w:rsidRDefault="00190910" w:rsidP="00190910">
            <w:pPr>
              <w:pStyle w:val="PCJTable"/>
            </w:pPr>
          </w:p>
        </w:tc>
        <w:tc>
          <w:tcPr>
            <w:tcW w:w="751" w:type="dxa"/>
          </w:tcPr>
          <w:p w14:paraId="7CCF24A0" w14:textId="77777777" w:rsidR="00190910" w:rsidRPr="00557975" w:rsidRDefault="00190910" w:rsidP="00190910">
            <w:pPr>
              <w:pStyle w:val="PCJTable"/>
            </w:pPr>
          </w:p>
        </w:tc>
        <w:tc>
          <w:tcPr>
            <w:tcW w:w="703" w:type="dxa"/>
          </w:tcPr>
          <w:p w14:paraId="31BD1BD1" w14:textId="77777777" w:rsidR="00190910" w:rsidRPr="00557975" w:rsidRDefault="00190910" w:rsidP="00190910">
            <w:pPr>
              <w:pStyle w:val="PCJTable"/>
            </w:pPr>
          </w:p>
        </w:tc>
        <w:tc>
          <w:tcPr>
            <w:tcW w:w="586" w:type="dxa"/>
          </w:tcPr>
          <w:p w14:paraId="3EE0E6FC" w14:textId="77777777" w:rsidR="00190910" w:rsidRPr="00557975" w:rsidRDefault="00190910" w:rsidP="00190910">
            <w:pPr>
              <w:pStyle w:val="PCJTable"/>
            </w:pPr>
          </w:p>
        </w:tc>
      </w:tr>
      <w:tr w:rsidR="00190910" w14:paraId="782059B3" w14:textId="77777777" w:rsidTr="00ED17FD">
        <w:tc>
          <w:tcPr>
            <w:tcW w:w="1734" w:type="dxa"/>
          </w:tcPr>
          <w:p w14:paraId="013AF1A2" w14:textId="77777777" w:rsidR="00190910" w:rsidRDefault="00190910" w:rsidP="00190910">
            <w:pPr>
              <w:pStyle w:val="PCJTable"/>
            </w:pPr>
            <w:r w:rsidRPr="00D644EE">
              <w:t>Sp</w:t>
            </w:r>
            <w:r w:rsidRPr="00D644EE">
              <w:rPr>
                <w:vertAlign w:val="subscript"/>
              </w:rPr>
              <w:t>L1-L4</w:t>
            </w:r>
          </w:p>
        </w:tc>
        <w:tc>
          <w:tcPr>
            <w:tcW w:w="1120" w:type="dxa"/>
          </w:tcPr>
          <w:p w14:paraId="4D548BE6" w14:textId="77777777" w:rsidR="00190910" w:rsidRDefault="00190910" w:rsidP="00190910">
            <w:pPr>
              <w:pStyle w:val="PCJTable"/>
            </w:pPr>
            <w:r>
              <w:t xml:space="preserve">0.50 </w:t>
            </w:r>
            <w:r w:rsidRPr="007D7433">
              <w:rPr>
                <w:szCs w:val="16"/>
              </w:rPr>
              <w:t>(0.10)</w:t>
            </w:r>
          </w:p>
        </w:tc>
        <w:tc>
          <w:tcPr>
            <w:tcW w:w="1061" w:type="dxa"/>
          </w:tcPr>
          <w:p w14:paraId="3F87CB4D" w14:textId="77777777" w:rsidR="00190910" w:rsidRDefault="00190910" w:rsidP="00190910">
            <w:pPr>
              <w:pStyle w:val="PCJTable"/>
            </w:pPr>
            <w:r w:rsidRPr="00B93053">
              <w:t>0.5</w:t>
            </w:r>
            <w:r>
              <w:t>1</w:t>
            </w:r>
            <w:r w:rsidRPr="00B06C21">
              <w:rPr>
                <w:b/>
                <w:vertAlign w:val="superscript"/>
              </w:rPr>
              <w:t>a</w:t>
            </w:r>
            <w:r w:rsidRPr="00B93053">
              <w:t xml:space="preserve"> </w:t>
            </w:r>
            <w:r w:rsidRPr="00B93053">
              <w:rPr>
                <w:szCs w:val="16"/>
              </w:rPr>
              <w:t>(0.</w:t>
            </w:r>
            <w:r>
              <w:rPr>
                <w:szCs w:val="16"/>
              </w:rPr>
              <w:t>08</w:t>
            </w:r>
            <w:r w:rsidRPr="00B93053">
              <w:rPr>
                <w:szCs w:val="16"/>
              </w:rPr>
              <w:t>)</w:t>
            </w:r>
          </w:p>
        </w:tc>
        <w:tc>
          <w:tcPr>
            <w:tcW w:w="1178" w:type="dxa"/>
          </w:tcPr>
          <w:p w14:paraId="578F189F" w14:textId="77777777" w:rsidR="00190910" w:rsidRDefault="00190910" w:rsidP="00190910">
            <w:pPr>
              <w:pStyle w:val="PCJTable"/>
            </w:pPr>
            <w:r w:rsidRPr="00B93053">
              <w:t>0.</w:t>
            </w:r>
            <w:r>
              <w:t>49</w:t>
            </w:r>
            <w:r w:rsidRPr="00B06C21">
              <w:rPr>
                <w:b/>
                <w:vertAlign w:val="superscript"/>
              </w:rPr>
              <w:t>a</w:t>
            </w:r>
            <w:r w:rsidRPr="00B93053">
              <w:t xml:space="preserve"> </w:t>
            </w:r>
            <w:r w:rsidRPr="00B93053">
              <w:rPr>
                <w:szCs w:val="16"/>
              </w:rPr>
              <w:t>(0.1</w:t>
            </w:r>
            <w:r>
              <w:rPr>
                <w:szCs w:val="16"/>
              </w:rPr>
              <w:t>2</w:t>
            </w:r>
            <w:r w:rsidRPr="00B93053">
              <w:rPr>
                <w:szCs w:val="16"/>
              </w:rPr>
              <w:t>)</w:t>
            </w:r>
          </w:p>
        </w:tc>
        <w:tc>
          <w:tcPr>
            <w:tcW w:w="1178" w:type="dxa"/>
          </w:tcPr>
          <w:p w14:paraId="27B068D3" w14:textId="77777777" w:rsidR="00190910" w:rsidRDefault="00190910" w:rsidP="00190910">
            <w:pPr>
              <w:pStyle w:val="PCJTable"/>
            </w:pPr>
            <w:r w:rsidRPr="00B93053">
              <w:t>0.5</w:t>
            </w:r>
            <w:r>
              <w:t>1</w:t>
            </w:r>
            <w:r w:rsidRPr="00B06C21">
              <w:rPr>
                <w:b/>
                <w:vertAlign w:val="superscript"/>
              </w:rPr>
              <w:t>a</w:t>
            </w:r>
            <w:r w:rsidRPr="007D7433">
              <w:rPr>
                <w:vertAlign w:val="superscript"/>
              </w:rPr>
              <w:t xml:space="preserve"> </w:t>
            </w:r>
            <w:r w:rsidRPr="00B93053">
              <w:rPr>
                <w:szCs w:val="16"/>
              </w:rPr>
              <w:t>(0.1</w:t>
            </w:r>
            <w:r>
              <w:rPr>
                <w:szCs w:val="16"/>
              </w:rPr>
              <w:t>1</w:t>
            </w:r>
            <w:r w:rsidRPr="00B93053">
              <w:rPr>
                <w:szCs w:val="16"/>
              </w:rPr>
              <w:t>)</w:t>
            </w:r>
          </w:p>
        </w:tc>
        <w:tc>
          <w:tcPr>
            <w:tcW w:w="709" w:type="dxa"/>
          </w:tcPr>
          <w:p w14:paraId="35B2310F" w14:textId="77777777" w:rsidR="00190910" w:rsidRDefault="00190910" w:rsidP="00190910">
            <w:pPr>
              <w:pStyle w:val="PCJTable"/>
            </w:pPr>
            <w:r>
              <w:t>0.13</w:t>
            </w:r>
          </w:p>
        </w:tc>
        <w:tc>
          <w:tcPr>
            <w:tcW w:w="751" w:type="dxa"/>
          </w:tcPr>
          <w:p w14:paraId="1010CE17" w14:textId="77777777" w:rsidR="00190910" w:rsidRDefault="00190910" w:rsidP="00190910">
            <w:pPr>
              <w:pStyle w:val="PCJTable"/>
            </w:pPr>
            <w:r>
              <w:t>0.35</w:t>
            </w:r>
          </w:p>
        </w:tc>
        <w:tc>
          <w:tcPr>
            <w:tcW w:w="703" w:type="dxa"/>
          </w:tcPr>
          <w:p w14:paraId="6FBF0053" w14:textId="77777777" w:rsidR="00190910" w:rsidRDefault="00190910" w:rsidP="00190910">
            <w:pPr>
              <w:pStyle w:val="PCJTable"/>
            </w:pPr>
            <w:r>
              <w:t>0.35</w:t>
            </w:r>
          </w:p>
        </w:tc>
        <w:tc>
          <w:tcPr>
            <w:tcW w:w="586" w:type="dxa"/>
          </w:tcPr>
          <w:p w14:paraId="0D7C644B" w14:textId="77777777" w:rsidR="00190910" w:rsidRDefault="00190910" w:rsidP="00190910">
            <w:pPr>
              <w:pStyle w:val="PCJTable"/>
            </w:pPr>
            <w:r>
              <w:t>0</w:t>
            </w:r>
          </w:p>
        </w:tc>
      </w:tr>
      <w:tr w:rsidR="00190910" w14:paraId="56FFBB57" w14:textId="77777777" w:rsidTr="00ED17FD">
        <w:tc>
          <w:tcPr>
            <w:tcW w:w="1734" w:type="dxa"/>
          </w:tcPr>
          <w:p w14:paraId="0C1E1AAC" w14:textId="77777777" w:rsidR="00190910" w:rsidRDefault="00190910" w:rsidP="00190910">
            <w:pPr>
              <w:pStyle w:val="PCJTable"/>
            </w:pPr>
            <w:r w:rsidRPr="00D644EE">
              <w:t>Sp</w:t>
            </w:r>
            <w:r w:rsidRPr="00D644EE">
              <w:rPr>
                <w:vertAlign w:val="subscript"/>
              </w:rPr>
              <w:t>L1-L</w:t>
            </w:r>
            <w:r>
              <w:rPr>
                <w:vertAlign w:val="subscript"/>
              </w:rPr>
              <w:t>2</w:t>
            </w:r>
          </w:p>
        </w:tc>
        <w:tc>
          <w:tcPr>
            <w:tcW w:w="1120" w:type="dxa"/>
          </w:tcPr>
          <w:p w14:paraId="79F1E8A9" w14:textId="77777777" w:rsidR="00190910" w:rsidRDefault="00190910" w:rsidP="00190910">
            <w:pPr>
              <w:pStyle w:val="PCJTable"/>
            </w:pPr>
            <w:r>
              <w:t xml:space="preserve">0.16 </w:t>
            </w:r>
            <w:r w:rsidRPr="007D7433">
              <w:rPr>
                <w:szCs w:val="16"/>
              </w:rPr>
              <w:t>(0.</w:t>
            </w:r>
            <w:r>
              <w:rPr>
                <w:szCs w:val="16"/>
              </w:rPr>
              <w:t>03</w:t>
            </w:r>
            <w:r w:rsidRPr="007D7433">
              <w:rPr>
                <w:szCs w:val="16"/>
              </w:rPr>
              <w:t>)</w:t>
            </w:r>
          </w:p>
        </w:tc>
        <w:tc>
          <w:tcPr>
            <w:tcW w:w="1061" w:type="dxa"/>
          </w:tcPr>
          <w:p w14:paraId="507793BB" w14:textId="77777777" w:rsidR="00190910" w:rsidRDefault="00190910" w:rsidP="00190910">
            <w:pPr>
              <w:pStyle w:val="PCJTable"/>
            </w:pPr>
            <w:r w:rsidRPr="00B93053">
              <w:t>0.</w:t>
            </w:r>
            <w:r>
              <w:t>16</w:t>
            </w:r>
            <w:r w:rsidRPr="00B06C21">
              <w:rPr>
                <w:b/>
                <w:vertAlign w:val="superscript"/>
              </w:rPr>
              <w:t>a</w:t>
            </w:r>
            <w:r w:rsidRPr="00B93053">
              <w:t xml:space="preserve"> </w:t>
            </w:r>
            <w:r w:rsidRPr="00B93053">
              <w:rPr>
                <w:szCs w:val="16"/>
              </w:rPr>
              <w:t>(0.</w:t>
            </w:r>
            <w:r>
              <w:rPr>
                <w:szCs w:val="16"/>
              </w:rPr>
              <w:t>03</w:t>
            </w:r>
            <w:r w:rsidRPr="00B93053">
              <w:rPr>
                <w:szCs w:val="16"/>
              </w:rPr>
              <w:t>)</w:t>
            </w:r>
          </w:p>
        </w:tc>
        <w:tc>
          <w:tcPr>
            <w:tcW w:w="1178" w:type="dxa"/>
          </w:tcPr>
          <w:p w14:paraId="166B3BFC" w14:textId="77777777" w:rsidR="00190910" w:rsidRDefault="00190910" w:rsidP="00190910">
            <w:pPr>
              <w:pStyle w:val="PCJTable"/>
            </w:pPr>
            <w:r w:rsidRPr="00B93053">
              <w:t>0.</w:t>
            </w:r>
            <w:r>
              <w:t>15</w:t>
            </w:r>
            <w:r w:rsidRPr="00B06C21">
              <w:rPr>
                <w:b/>
                <w:vertAlign w:val="superscript"/>
              </w:rPr>
              <w:t>a</w:t>
            </w:r>
            <w:r w:rsidRPr="00B93053">
              <w:t xml:space="preserve"> </w:t>
            </w:r>
            <w:r w:rsidRPr="00B93053">
              <w:rPr>
                <w:szCs w:val="16"/>
              </w:rPr>
              <w:t>(</w:t>
            </w:r>
            <w:r>
              <w:rPr>
                <w:szCs w:val="16"/>
              </w:rPr>
              <w:t>0.04</w:t>
            </w:r>
            <w:r w:rsidRPr="00B93053">
              <w:rPr>
                <w:szCs w:val="16"/>
              </w:rPr>
              <w:t>)</w:t>
            </w:r>
          </w:p>
        </w:tc>
        <w:tc>
          <w:tcPr>
            <w:tcW w:w="1178" w:type="dxa"/>
          </w:tcPr>
          <w:p w14:paraId="2AE8FE3A" w14:textId="77777777" w:rsidR="00190910" w:rsidRDefault="00190910" w:rsidP="00190910">
            <w:pPr>
              <w:pStyle w:val="PCJTable"/>
            </w:pPr>
            <w:r w:rsidRPr="00B93053">
              <w:t>0.</w:t>
            </w:r>
            <w:r>
              <w:t>16</w:t>
            </w:r>
            <w:r w:rsidRPr="00B06C21">
              <w:rPr>
                <w:b/>
                <w:vertAlign w:val="superscript"/>
              </w:rPr>
              <w:t>a</w:t>
            </w:r>
            <w:r w:rsidRPr="007D7433">
              <w:rPr>
                <w:vertAlign w:val="superscript"/>
              </w:rPr>
              <w:t xml:space="preserve"> </w:t>
            </w:r>
            <w:r w:rsidRPr="00B93053">
              <w:rPr>
                <w:szCs w:val="16"/>
              </w:rPr>
              <w:t>(0.</w:t>
            </w:r>
            <w:r>
              <w:rPr>
                <w:szCs w:val="16"/>
              </w:rPr>
              <w:t>03</w:t>
            </w:r>
            <w:r w:rsidRPr="00B93053">
              <w:rPr>
                <w:szCs w:val="16"/>
              </w:rPr>
              <w:t>)</w:t>
            </w:r>
          </w:p>
        </w:tc>
        <w:tc>
          <w:tcPr>
            <w:tcW w:w="709" w:type="dxa"/>
          </w:tcPr>
          <w:p w14:paraId="476DBC14" w14:textId="77777777" w:rsidR="00190910" w:rsidRDefault="00190910" w:rsidP="00190910">
            <w:pPr>
              <w:pStyle w:val="PCJTable"/>
            </w:pPr>
            <w:r>
              <w:t>0.17</w:t>
            </w:r>
          </w:p>
        </w:tc>
        <w:tc>
          <w:tcPr>
            <w:tcW w:w="751" w:type="dxa"/>
          </w:tcPr>
          <w:p w14:paraId="57D53045" w14:textId="77777777" w:rsidR="00190910" w:rsidRDefault="00190910" w:rsidP="00190910">
            <w:pPr>
              <w:pStyle w:val="PCJTable"/>
            </w:pPr>
            <w:r>
              <w:t>0.19</w:t>
            </w:r>
          </w:p>
        </w:tc>
        <w:tc>
          <w:tcPr>
            <w:tcW w:w="703" w:type="dxa"/>
          </w:tcPr>
          <w:p w14:paraId="28A99B36" w14:textId="77777777" w:rsidR="00190910" w:rsidRDefault="00190910" w:rsidP="00190910">
            <w:pPr>
              <w:pStyle w:val="PCJTable"/>
            </w:pPr>
            <w:r>
              <w:t>0.51</w:t>
            </w:r>
          </w:p>
        </w:tc>
        <w:tc>
          <w:tcPr>
            <w:tcW w:w="586" w:type="dxa"/>
          </w:tcPr>
          <w:p w14:paraId="0DB43FC9" w14:textId="77777777" w:rsidR="00190910" w:rsidRDefault="00190910" w:rsidP="00190910">
            <w:pPr>
              <w:pStyle w:val="PCJTable"/>
            </w:pPr>
            <w:r>
              <w:t>0.07</w:t>
            </w:r>
          </w:p>
        </w:tc>
      </w:tr>
      <w:tr w:rsidR="00190910" w14:paraId="3902E7B7" w14:textId="77777777" w:rsidTr="00ED17FD">
        <w:tc>
          <w:tcPr>
            <w:tcW w:w="1734" w:type="dxa"/>
          </w:tcPr>
          <w:p w14:paraId="2BC2D0B9" w14:textId="77777777" w:rsidR="00190910" w:rsidRDefault="00190910" w:rsidP="00190910">
            <w:pPr>
              <w:pStyle w:val="PCJTable"/>
            </w:pPr>
            <w:r w:rsidRPr="00D644EE">
              <w:t>Sp</w:t>
            </w:r>
            <w:r w:rsidRPr="00D644EE">
              <w:rPr>
                <w:vertAlign w:val="subscript"/>
              </w:rPr>
              <w:t>L</w:t>
            </w:r>
            <w:r>
              <w:rPr>
                <w:vertAlign w:val="subscript"/>
              </w:rPr>
              <w:t>2</w:t>
            </w:r>
            <w:r w:rsidRPr="00D644EE">
              <w:rPr>
                <w:vertAlign w:val="subscript"/>
              </w:rPr>
              <w:t>-L</w:t>
            </w:r>
            <w:r>
              <w:rPr>
                <w:vertAlign w:val="subscript"/>
              </w:rPr>
              <w:t>3</w:t>
            </w:r>
          </w:p>
        </w:tc>
        <w:tc>
          <w:tcPr>
            <w:tcW w:w="1120" w:type="dxa"/>
          </w:tcPr>
          <w:p w14:paraId="6BCE140F" w14:textId="77777777" w:rsidR="00190910" w:rsidRDefault="00190910" w:rsidP="00190910">
            <w:pPr>
              <w:pStyle w:val="PCJTable"/>
            </w:pPr>
            <w:r w:rsidRPr="00CE44E5">
              <w:t xml:space="preserve">0.36 </w:t>
            </w:r>
            <w:r w:rsidRPr="00CE44E5">
              <w:rPr>
                <w:szCs w:val="16"/>
              </w:rPr>
              <w:t>(0.07)</w:t>
            </w:r>
          </w:p>
        </w:tc>
        <w:tc>
          <w:tcPr>
            <w:tcW w:w="1061" w:type="dxa"/>
          </w:tcPr>
          <w:p w14:paraId="5BE46EE5" w14:textId="77777777" w:rsidR="00190910" w:rsidRDefault="00190910" w:rsidP="00190910">
            <w:pPr>
              <w:pStyle w:val="PCJTable"/>
            </w:pPr>
            <w:r w:rsidRPr="00CE44E5">
              <w:t>0.37</w:t>
            </w:r>
            <w:r w:rsidRPr="00B06C21">
              <w:rPr>
                <w:b/>
                <w:vertAlign w:val="superscript"/>
              </w:rPr>
              <w:t>a</w:t>
            </w:r>
            <w:r w:rsidRPr="00CE44E5">
              <w:t xml:space="preserve"> </w:t>
            </w:r>
            <w:r w:rsidRPr="00CE44E5">
              <w:rPr>
                <w:szCs w:val="16"/>
              </w:rPr>
              <w:t>(0.06)</w:t>
            </w:r>
          </w:p>
        </w:tc>
        <w:tc>
          <w:tcPr>
            <w:tcW w:w="1178" w:type="dxa"/>
          </w:tcPr>
          <w:p w14:paraId="657F3350" w14:textId="77777777" w:rsidR="00190910" w:rsidRDefault="00190910" w:rsidP="00190910">
            <w:pPr>
              <w:pStyle w:val="PCJTable"/>
            </w:pPr>
            <w:r w:rsidRPr="00CE44E5">
              <w:t>0.35</w:t>
            </w:r>
            <w:r w:rsidRPr="00B06C21">
              <w:rPr>
                <w:b/>
                <w:vertAlign w:val="superscript"/>
              </w:rPr>
              <w:t>a</w:t>
            </w:r>
            <w:r w:rsidRPr="00CE44E5">
              <w:t xml:space="preserve"> </w:t>
            </w:r>
            <w:r w:rsidRPr="00CE44E5">
              <w:rPr>
                <w:szCs w:val="16"/>
              </w:rPr>
              <w:t>(0.08)</w:t>
            </w:r>
          </w:p>
        </w:tc>
        <w:tc>
          <w:tcPr>
            <w:tcW w:w="1178" w:type="dxa"/>
          </w:tcPr>
          <w:p w14:paraId="5BE06205" w14:textId="77777777" w:rsidR="00190910" w:rsidRDefault="00190910" w:rsidP="00190910">
            <w:pPr>
              <w:pStyle w:val="PCJTable"/>
            </w:pPr>
            <w:r w:rsidRPr="00CE44E5">
              <w:t>0.36</w:t>
            </w:r>
            <w:r w:rsidRPr="00B06C21">
              <w:rPr>
                <w:b/>
                <w:vertAlign w:val="superscript"/>
              </w:rPr>
              <w:t>a</w:t>
            </w:r>
            <w:r w:rsidRPr="00CE44E5">
              <w:rPr>
                <w:vertAlign w:val="superscript"/>
              </w:rPr>
              <w:t xml:space="preserve"> </w:t>
            </w:r>
            <w:r w:rsidRPr="00CE44E5">
              <w:rPr>
                <w:szCs w:val="16"/>
              </w:rPr>
              <w:t>(0.08)</w:t>
            </w:r>
          </w:p>
        </w:tc>
        <w:tc>
          <w:tcPr>
            <w:tcW w:w="709" w:type="dxa"/>
          </w:tcPr>
          <w:p w14:paraId="4A1D517A" w14:textId="77777777" w:rsidR="00190910" w:rsidRDefault="00190910" w:rsidP="00190910">
            <w:pPr>
              <w:pStyle w:val="PCJTable"/>
            </w:pPr>
            <w:r w:rsidRPr="00CE44E5">
              <w:t>0.18</w:t>
            </w:r>
          </w:p>
        </w:tc>
        <w:tc>
          <w:tcPr>
            <w:tcW w:w="751" w:type="dxa"/>
          </w:tcPr>
          <w:p w14:paraId="61CB923B" w14:textId="77777777" w:rsidR="00190910" w:rsidRDefault="00190910" w:rsidP="00190910">
            <w:pPr>
              <w:pStyle w:val="PCJTable"/>
            </w:pPr>
            <w:r w:rsidRPr="00CE44E5">
              <w:t>0.30</w:t>
            </w:r>
          </w:p>
        </w:tc>
        <w:tc>
          <w:tcPr>
            <w:tcW w:w="703" w:type="dxa"/>
          </w:tcPr>
          <w:p w14:paraId="59B5C443" w14:textId="77777777" w:rsidR="00190910" w:rsidRDefault="00190910" w:rsidP="00190910">
            <w:pPr>
              <w:pStyle w:val="PCJTable"/>
            </w:pPr>
            <w:r w:rsidRPr="00CE44E5">
              <w:t>0.43</w:t>
            </w:r>
          </w:p>
        </w:tc>
        <w:tc>
          <w:tcPr>
            <w:tcW w:w="586" w:type="dxa"/>
          </w:tcPr>
          <w:p w14:paraId="2D372E95" w14:textId="77777777" w:rsidR="00190910" w:rsidRDefault="00190910" w:rsidP="00190910">
            <w:pPr>
              <w:pStyle w:val="PCJTable"/>
            </w:pPr>
            <w:r w:rsidRPr="00CE44E5">
              <w:t>0</w:t>
            </w:r>
          </w:p>
        </w:tc>
      </w:tr>
      <w:tr w:rsidR="00190910" w14:paraId="487E95DD" w14:textId="77777777" w:rsidTr="00ED17FD">
        <w:tc>
          <w:tcPr>
            <w:tcW w:w="1734" w:type="dxa"/>
          </w:tcPr>
          <w:p w14:paraId="3F802C4D" w14:textId="77777777" w:rsidR="00190910" w:rsidRDefault="00190910" w:rsidP="00190910">
            <w:pPr>
              <w:pStyle w:val="PCJTable"/>
            </w:pPr>
            <w:r w:rsidRPr="00D644EE">
              <w:t>Sp</w:t>
            </w:r>
            <w:r w:rsidRPr="00D644EE">
              <w:rPr>
                <w:vertAlign w:val="subscript"/>
              </w:rPr>
              <w:t>L</w:t>
            </w:r>
            <w:r>
              <w:rPr>
                <w:vertAlign w:val="subscript"/>
              </w:rPr>
              <w:t>3</w:t>
            </w:r>
            <w:r w:rsidRPr="00D644EE">
              <w:rPr>
                <w:vertAlign w:val="subscript"/>
              </w:rPr>
              <w:t>-L4</w:t>
            </w:r>
          </w:p>
        </w:tc>
        <w:tc>
          <w:tcPr>
            <w:tcW w:w="1120" w:type="dxa"/>
          </w:tcPr>
          <w:p w14:paraId="33305120" w14:textId="77777777" w:rsidR="00190910" w:rsidRDefault="00190910" w:rsidP="00190910">
            <w:pPr>
              <w:pStyle w:val="PCJTable"/>
            </w:pPr>
            <w:r w:rsidRPr="00CE44E5">
              <w:t xml:space="preserve">0.93 </w:t>
            </w:r>
            <w:r w:rsidRPr="00CE44E5">
              <w:rPr>
                <w:szCs w:val="16"/>
              </w:rPr>
              <w:t>(0.19)</w:t>
            </w:r>
          </w:p>
        </w:tc>
        <w:tc>
          <w:tcPr>
            <w:tcW w:w="1061" w:type="dxa"/>
          </w:tcPr>
          <w:p w14:paraId="5FA51995" w14:textId="77777777" w:rsidR="00190910" w:rsidRDefault="00190910" w:rsidP="00190910">
            <w:pPr>
              <w:pStyle w:val="PCJTable"/>
            </w:pPr>
            <w:r w:rsidRPr="00CE44E5">
              <w:t>0.93</w:t>
            </w:r>
            <w:r w:rsidRPr="00B06C21">
              <w:rPr>
                <w:b/>
                <w:vertAlign w:val="superscript"/>
              </w:rPr>
              <w:t>a</w:t>
            </w:r>
            <w:r w:rsidRPr="00CE44E5">
              <w:t xml:space="preserve"> </w:t>
            </w:r>
            <w:r w:rsidRPr="00CE44E5">
              <w:rPr>
                <w:szCs w:val="16"/>
              </w:rPr>
              <w:t>(0.15)</w:t>
            </w:r>
          </w:p>
        </w:tc>
        <w:tc>
          <w:tcPr>
            <w:tcW w:w="1178" w:type="dxa"/>
          </w:tcPr>
          <w:p w14:paraId="5BD3449D" w14:textId="77777777" w:rsidR="00190910" w:rsidRDefault="00190910" w:rsidP="00190910">
            <w:pPr>
              <w:pStyle w:val="PCJTable"/>
            </w:pPr>
            <w:r w:rsidRPr="00CE44E5">
              <w:t>0.92</w:t>
            </w:r>
            <w:r w:rsidRPr="00B06C21">
              <w:rPr>
                <w:b/>
                <w:vertAlign w:val="superscript"/>
              </w:rPr>
              <w:t>a</w:t>
            </w:r>
            <w:r w:rsidRPr="00CE44E5">
              <w:t xml:space="preserve"> </w:t>
            </w:r>
            <w:r w:rsidRPr="00CE44E5">
              <w:rPr>
                <w:szCs w:val="16"/>
              </w:rPr>
              <w:t>(0.25)</w:t>
            </w:r>
          </w:p>
        </w:tc>
        <w:tc>
          <w:tcPr>
            <w:tcW w:w="1178" w:type="dxa"/>
          </w:tcPr>
          <w:p w14:paraId="52FC32EB" w14:textId="77777777" w:rsidR="00190910" w:rsidRDefault="00190910" w:rsidP="00190910">
            <w:pPr>
              <w:pStyle w:val="PCJTable"/>
            </w:pPr>
            <w:r w:rsidRPr="00CE44E5">
              <w:t>0.93</w:t>
            </w:r>
            <w:r w:rsidRPr="00B06C21">
              <w:rPr>
                <w:b/>
                <w:vertAlign w:val="superscript"/>
              </w:rPr>
              <w:t>a</w:t>
            </w:r>
            <w:r w:rsidRPr="00CE44E5">
              <w:rPr>
                <w:vertAlign w:val="superscript"/>
              </w:rPr>
              <w:t xml:space="preserve"> </w:t>
            </w:r>
            <w:r w:rsidRPr="00CE44E5">
              <w:rPr>
                <w:szCs w:val="16"/>
              </w:rPr>
              <w:t>(0.20)</w:t>
            </w:r>
          </w:p>
        </w:tc>
        <w:tc>
          <w:tcPr>
            <w:tcW w:w="709" w:type="dxa"/>
          </w:tcPr>
          <w:p w14:paraId="303A5330" w14:textId="77777777" w:rsidR="00190910" w:rsidRDefault="00190910" w:rsidP="00190910">
            <w:pPr>
              <w:pStyle w:val="PCJTable"/>
            </w:pPr>
            <w:r w:rsidRPr="00CE44E5">
              <w:t>0.10</w:t>
            </w:r>
          </w:p>
        </w:tc>
        <w:tc>
          <w:tcPr>
            <w:tcW w:w="751" w:type="dxa"/>
          </w:tcPr>
          <w:p w14:paraId="48962EE8" w14:textId="77777777" w:rsidR="00190910" w:rsidRDefault="00190910" w:rsidP="00190910">
            <w:pPr>
              <w:pStyle w:val="PCJTable"/>
            </w:pPr>
            <w:r w:rsidRPr="00CE44E5">
              <w:t>0.38</w:t>
            </w:r>
          </w:p>
        </w:tc>
        <w:tc>
          <w:tcPr>
            <w:tcW w:w="703" w:type="dxa"/>
          </w:tcPr>
          <w:p w14:paraId="44924549" w14:textId="77777777" w:rsidR="00190910" w:rsidRDefault="00190910" w:rsidP="00190910">
            <w:pPr>
              <w:pStyle w:val="PCJTable"/>
            </w:pPr>
            <w:r w:rsidRPr="00CE44E5">
              <w:t>0.30</w:t>
            </w:r>
          </w:p>
        </w:tc>
        <w:tc>
          <w:tcPr>
            <w:tcW w:w="586" w:type="dxa"/>
          </w:tcPr>
          <w:p w14:paraId="3A78D48A" w14:textId="77777777" w:rsidR="00190910" w:rsidRDefault="00190910" w:rsidP="00190910">
            <w:pPr>
              <w:pStyle w:val="PCJTable"/>
            </w:pPr>
            <w:r w:rsidRPr="00CE44E5">
              <w:t>0</w:t>
            </w:r>
          </w:p>
        </w:tc>
      </w:tr>
      <w:tr w:rsidR="00190910" w:rsidRPr="00557975" w14:paraId="2A65947E" w14:textId="77777777" w:rsidTr="00ED17FD">
        <w:tc>
          <w:tcPr>
            <w:tcW w:w="2854" w:type="dxa"/>
            <w:gridSpan w:val="2"/>
          </w:tcPr>
          <w:p w14:paraId="3B48100F" w14:textId="77777777" w:rsidR="00190910" w:rsidRPr="00557975" w:rsidRDefault="00190910" w:rsidP="00190910">
            <w:pPr>
              <w:pStyle w:val="PCJTable"/>
            </w:pPr>
            <w:r w:rsidRPr="00557975">
              <w:rPr>
                <w:b/>
              </w:rPr>
              <w:t>Biomass and nutrient functioning traits</w:t>
            </w:r>
          </w:p>
        </w:tc>
        <w:tc>
          <w:tcPr>
            <w:tcW w:w="1061" w:type="dxa"/>
          </w:tcPr>
          <w:p w14:paraId="569CE1F2" w14:textId="77777777" w:rsidR="00190910" w:rsidRPr="00557975" w:rsidRDefault="00190910" w:rsidP="00190910">
            <w:pPr>
              <w:pStyle w:val="PCJTable"/>
            </w:pPr>
          </w:p>
        </w:tc>
        <w:tc>
          <w:tcPr>
            <w:tcW w:w="1178" w:type="dxa"/>
          </w:tcPr>
          <w:p w14:paraId="5B94DA3A" w14:textId="77777777" w:rsidR="00190910" w:rsidRPr="00557975" w:rsidRDefault="00190910" w:rsidP="00190910">
            <w:pPr>
              <w:pStyle w:val="PCJTable"/>
            </w:pPr>
          </w:p>
        </w:tc>
        <w:tc>
          <w:tcPr>
            <w:tcW w:w="1178" w:type="dxa"/>
          </w:tcPr>
          <w:p w14:paraId="7884D0B0" w14:textId="77777777" w:rsidR="00190910" w:rsidRPr="00557975" w:rsidRDefault="00190910" w:rsidP="00190910">
            <w:pPr>
              <w:pStyle w:val="PCJTable"/>
            </w:pPr>
          </w:p>
        </w:tc>
        <w:tc>
          <w:tcPr>
            <w:tcW w:w="709" w:type="dxa"/>
          </w:tcPr>
          <w:p w14:paraId="1A46E62D" w14:textId="77777777" w:rsidR="00190910" w:rsidRPr="00557975" w:rsidRDefault="00190910" w:rsidP="00190910">
            <w:pPr>
              <w:pStyle w:val="PCJTable"/>
            </w:pPr>
          </w:p>
        </w:tc>
        <w:tc>
          <w:tcPr>
            <w:tcW w:w="751" w:type="dxa"/>
          </w:tcPr>
          <w:p w14:paraId="2CF9181A" w14:textId="77777777" w:rsidR="00190910" w:rsidRPr="00557975" w:rsidRDefault="00190910" w:rsidP="00190910">
            <w:pPr>
              <w:pStyle w:val="PCJTable"/>
            </w:pPr>
          </w:p>
        </w:tc>
        <w:tc>
          <w:tcPr>
            <w:tcW w:w="703" w:type="dxa"/>
          </w:tcPr>
          <w:p w14:paraId="6B1E696C" w14:textId="77777777" w:rsidR="00190910" w:rsidRPr="00557975" w:rsidRDefault="00190910" w:rsidP="00190910">
            <w:pPr>
              <w:pStyle w:val="PCJTable"/>
            </w:pPr>
          </w:p>
        </w:tc>
        <w:tc>
          <w:tcPr>
            <w:tcW w:w="586" w:type="dxa"/>
          </w:tcPr>
          <w:p w14:paraId="08BF351F" w14:textId="77777777" w:rsidR="00190910" w:rsidRPr="00557975" w:rsidRDefault="00190910" w:rsidP="00190910">
            <w:pPr>
              <w:pStyle w:val="PCJTable"/>
            </w:pPr>
          </w:p>
        </w:tc>
      </w:tr>
      <w:tr w:rsidR="00190910" w14:paraId="5C6B69ED" w14:textId="77777777" w:rsidTr="00ED17FD">
        <w:tc>
          <w:tcPr>
            <w:tcW w:w="1734" w:type="dxa"/>
          </w:tcPr>
          <w:p w14:paraId="15FE8263" w14:textId="77777777" w:rsidR="00190910" w:rsidRDefault="00190910" w:rsidP="00190910">
            <w:pPr>
              <w:pStyle w:val="PCJTable"/>
            </w:pPr>
            <w:r>
              <w:t>S</w:t>
            </w:r>
            <w:r w:rsidRPr="00A91325">
              <w:t>DW</w:t>
            </w:r>
          </w:p>
        </w:tc>
        <w:tc>
          <w:tcPr>
            <w:tcW w:w="1120" w:type="dxa"/>
          </w:tcPr>
          <w:p w14:paraId="5FDCD6EC" w14:textId="77777777" w:rsidR="00190910" w:rsidRDefault="00190910" w:rsidP="00190910">
            <w:pPr>
              <w:pStyle w:val="PCJTable"/>
            </w:pPr>
            <w:r w:rsidRPr="00A91325">
              <w:t xml:space="preserve">4.03 </w:t>
            </w:r>
            <w:r w:rsidRPr="00A91325">
              <w:rPr>
                <w:szCs w:val="16"/>
              </w:rPr>
              <w:t>(0.90)</w:t>
            </w:r>
          </w:p>
        </w:tc>
        <w:tc>
          <w:tcPr>
            <w:tcW w:w="1061" w:type="dxa"/>
          </w:tcPr>
          <w:p w14:paraId="362DF619" w14:textId="77777777" w:rsidR="00190910" w:rsidRDefault="00190910" w:rsidP="00190910">
            <w:pPr>
              <w:pStyle w:val="PCJTable"/>
            </w:pPr>
            <w:r w:rsidRPr="00A91325">
              <w:t>4.28</w:t>
            </w:r>
            <w:r w:rsidRPr="00B06C21">
              <w:rPr>
                <w:b/>
                <w:vertAlign w:val="superscript"/>
              </w:rPr>
              <w:t>a</w:t>
            </w:r>
            <w:r w:rsidRPr="00A91325">
              <w:t xml:space="preserve"> </w:t>
            </w:r>
            <w:r w:rsidRPr="00A91325">
              <w:rPr>
                <w:szCs w:val="16"/>
              </w:rPr>
              <w:t>(0.59)</w:t>
            </w:r>
          </w:p>
        </w:tc>
        <w:tc>
          <w:tcPr>
            <w:tcW w:w="1178" w:type="dxa"/>
          </w:tcPr>
          <w:p w14:paraId="1C46F92C" w14:textId="77777777" w:rsidR="00190910" w:rsidRDefault="00190910" w:rsidP="00190910">
            <w:pPr>
              <w:pStyle w:val="PCJTable"/>
            </w:pPr>
            <w:r>
              <w:t>3.55</w:t>
            </w:r>
            <w:r w:rsidRPr="00B06C21">
              <w:rPr>
                <w:b/>
                <w:vertAlign w:val="superscript"/>
              </w:rPr>
              <w:t>b</w:t>
            </w:r>
            <w:r>
              <w:rPr>
                <w:vertAlign w:val="superscript"/>
              </w:rPr>
              <w:t xml:space="preserve"> </w:t>
            </w:r>
            <w:r w:rsidRPr="00A91325">
              <w:rPr>
                <w:szCs w:val="16"/>
              </w:rPr>
              <w:t>(</w:t>
            </w:r>
            <w:r>
              <w:rPr>
                <w:szCs w:val="16"/>
              </w:rPr>
              <w:t>1.11</w:t>
            </w:r>
            <w:r w:rsidRPr="00A91325">
              <w:rPr>
                <w:szCs w:val="16"/>
              </w:rPr>
              <w:t>)</w:t>
            </w:r>
          </w:p>
        </w:tc>
        <w:tc>
          <w:tcPr>
            <w:tcW w:w="1178" w:type="dxa"/>
          </w:tcPr>
          <w:p w14:paraId="69D1C986" w14:textId="77777777" w:rsidR="00190910" w:rsidRDefault="00190910" w:rsidP="00190910">
            <w:pPr>
              <w:pStyle w:val="PCJTable"/>
            </w:pPr>
            <w:r>
              <w:t>3.86</w:t>
            </w:r>
            <w:r w:rsidRPr="00B06C21">
              <w:rPr>
                <w:b/>
                <w:vertAlign w:val="superscript"/>
              </w:rPr>
              <w:t>b</w:t>
            </w:r>
            <w:r w:rsidRPr="00A91325">
              <w:rPr>
                <w:vertAlign w:val="superscript"/>
              </w:rPr>
              <w:t xml:space="preserve"> </w:t>
            </w:r>
            <w:r w:rsidRPr="00A91325">
              <w:rPr>
                <w:szCs w:val="16"/>
              </w:rPr>
              <w:t>(</w:t>
            </w:r>
            <w:r>
              <w:rPr>
                <w:szCs w:val="16"/>
              </w:rPr>
              <w:t>1.16</w:t>
            </w:r>
            <w:r w:rsidRPr="00A91325">
              <w:rPr>
                <w:szCs w:val="16"/>
              </w:rPr>
              <w:t>)</w:t>
            </w:r>
          </w:p>
        </w:tc>
        <w:tc>
          <w:tcPr>
            <w:tcW w:w="709" w:type="dxa"/>
          </w:tcPr>
          <w:p w14:paraId="302D10E4" w14:textId="77777777" w:rsidR="00190910" w:rsidRDefault="00190910" w:rsidP="00190910">
            <w:pPr>
              <w:pStyle w:val="PCJTable"/>
            </w:pPr>
            <w:r w:rsidRPr="00A91325">
              <w:t>0.52</w:t>
            </w:r>
          </w:p>
        </w:tc>
        <w:tc>
          <w:tcPr>
            <w:tcW w:w="751" w:type="dxa"/>
          </w:tcPr>
          <w:p w14:paraId="4BEDD44B" w14:textId="77777777" w:rsidR="00190910" w:rsidRDefault="00190910" w:rsidP="00190910">
            <w:pPr>
              <w:pStyle w:val="PCJTable"/>
            </w:pPr>
            <w:r w:rsidRPr="00A91325">
              <w:t>0.50</w:t>
            </w:r>
          </w:p>
        </w:tc>
        <w:tc>
          <w:tcPr>
            <w:tcW w:w="703" w:type="dxa"/>
          </w:tcPr>
          <w:p w14:paraId="7DF61670" w14:textId="77777777" w:rsidR="00190910" w:rsidRDefault="00190910" w:rsidP="00190910">
            <w:pPr>
              <w:pStyle w:val="PCJTable"/>
            </w:pPr>
            <w:r w:rsidRPr="00A91325">
              <w:t>0.36</w:t>
            </w:r>
          </w:p>
        </w:tc>
        <w:tc>
          <w:tcPr>
            <w:tcW w:w="586" w:type="dxa"/>
          </w:tcPr>
          <w:p w14:paraId="64C7B4AE" w14:textId="77777777" w:rsidR="00190910" w:rsidRDefault="00190910" w:rsidP="00190910">
            <w:pPr>
              <w:pStyle w:val="PCJTable"/>
            </w:pPr>
            <w:r w:rsidRPr="00A91325">
              <w:t>0.45</w:t>
            </w:r>
          </w:p>
        </w:tc>
      </w:tr>
      <w:tr w:rsidR="00190910" w14:paraId="63E659BF" w14:textId="77777777" w:rsidTr="00ED17FD">
        <w:tc>
          <w:tcPr>
            <w:tcW w:w="1734" w:type="dxa"/>
          </w:tcPr>
          <w:p w14:paraId="1FCB8676" w14:textId="77777777" w:rsidR="00190910" w:rsidRDefault="00190910" w:rsidP="00190910">
            <w:pPr>
              <w:pStyle w:val="PCJTable"/>
            </w:pPr>
            <w:r>
              <w:t>RDW</w:t>
            </w:r>
          </w:p>
        </w:tc>
        <w:tc>
          <w:tcPr>
            <w:tcW w:w="1120" w:type="dxa"/>
          </w:tcPr>
          <w:p w14:paraId="5DF21CC8" w14:textId="77777777" w:rsidR="00190910" w:rsidRDefault="00190910" w:rsidP="00190910">
            <w:pPr>
              <w:pStyle w:val="PCJTable"/>
            </w:pPr>
            <w:r w:rsidRPr="00A91325">
              <w:t xml:space="preserve">0.25 </w:t>
            </w:r>
            <w:r w:rsidRPr="00A91325">
              <w:rPr>
                <w:szCs w:val="16"/>
              </w:rPr>
              <w:t>(0.0</w:t>
            </w:r>
            <w:r>
              <w:rPr>
                <w:szCs w:val="16"/>
              </w:rPr>
              <w:t>8</w:t>
            </w:r>
            <w:r w:rsidRPr="00A91325">
              <w:rPr>
                <w:szCs w:val="16"/>
              </w:rPr>
              <w:t>)</w:t>
            </w:r>
          </w:p>
        </w:tc>
        <w:tc>
          <w:tcPr>
            <w:tcW w:w="1061" w:type="dxa"/>
          </w:tcPr>
          <w:p w14:paraId="2C46FC2D" w14:textId="77777777" w:rsidR="00190910" w:rsidRDefault="00190910" w:rsidP="00190910">
            <w:pPr>
              <w:pStyle w:val="PCJTable"/>
            </w:pPr>
            <w:r w:rsidRPr="00A91325">
              <w:t>0.</w:t>
            </w:r>
            <w:r>
              <w:t>27</w:t>
            </w:r>
            <w:r w:rsidRPr="00B06C21">
              <w:rPr>
                <w:b/>
                <w:vertAlign w:val="superscript"/>
              </w:rPr>
              <w:t>a</w:t>
            </w:r>
            <w:r w:rsidRPr="00A91325">
              <w:t xml:space="preserve"> </w:t>
            </w:r>
            <w:r w:rsidRPr="00A91325">
              <w:rPr>
                <w:szCs w:val="16"/>
              </w:rPr>
              <w:t>(0.0</w:t>
            </w:r>
            <w:r>
              <w:rPr>
                <w:szCs w:val="16"/>
              </w:rPr>
              <w:t>4</w:t>
            </w:r>
            <w:r w:rsidRPr="00A91325">
              <w:rPr>
                <w:szCs w:val="16"/>
              </w:rPr>
              <w:t>)</w:t>
            </w:r>
          </w:p>
        </w:tc>
        <w:tc>
          <w:tcPr>
            <w:tcW w:w="1178" w:type="dxa"/>
          </w:tcPr>
          <w:p w14:paraId="3A4503D1" w14:textId="77777777" w:rsidR="00190910" w:rsidRDefault="00190910" w:rsidP="00190910">
            <w:pPr>
              <w:pStyle w:val="PCJTable"/>
            </w:pPr>
            <w:r w:rsidRPr="00A91325">
              <w:t>0.</w:t>
            </w:r>
            <w:r>
              <w:t>23</w:t>
            </w:r>
            <w:r w:rsidRPr="00B06C21">
              <w:rPr>
                <w:b/>
                <w:vertAlign w:val="superscript"/>
              </w:rPr>
              <w:t>b</w:t>
            </w:r>
            <w:r>
              <w:rPr>
                <w:vertAlign w:val="superscript"/>
              </w:rPr>
              <w:t xml:space="preserve"> </w:t>
            </w:r>
            <w:r w:rsidRPr="00A91325">
              <w:rPr>
                <w:szCs w:val="16"/>
              </w:rPr>
              <w:t>(0.1</w:t>
            </w:r>
            <w:r>
              <w:rPr>
                <w:szCs w:val="16"/>
              </w:rPr>
              <w:t>1</w:t>
            </w:r>
            <w:r w:rsidRPr="00A91325">
              <w:rPr>
                <w:szCs w:val="16"/>
              </w:rPr>
              <w:t>)</w:t>
            </w:r>
          </w:p>
        </w:tc>
        <w:tc>
          <w:tcPr>
            <w:tcW w:w="1178" w:type="dxa"/>
          </w:tcPr>
          <w:p w14:paraId="04B04EFB" w14:textId="77777777" w:rsidR="00190910" w:rsidRDefault="00190910" w:rsidP="00190910">
            <w:pPr>
              <w:pStyle w:val="PCJTable"/>
            </w:pPr>
            <w:r w:rsidRPr="00A91325">
              <w:t>0.</w:t>
            </w:r>
            <w:r>
              <w:t>23</w:t>
            </w:r>
            <w:r w:rsidRPr="00B06C21">
              <w:rPr>
                <w:b/>
                <w:vertAlign w:val="superscript"/>
              </w:rPr>
              <w:t>b</w:t>
            </w:r>
            <w:r w:rsidRPr="00A91325">
              <w:rPr>
                <w:vertAlign w:val="superscript"/>
              </w:rPr>
              <w:t xml:space="preserve"> </w:t>
            </w:r>
            <w:r w:rsidRPr="00A91325">
              <w:rPr>
                <w:szCs w:val="16"/>
              </w:rPr>
              <w:t>(0.1</w:t>
            </w:r>
            <w:r>
              <w:rPr>
                <w:szCs w:val="16"/>
              </w:rPr>
              <w:t>2</w:t>
            </w:r>
            <w:r w:rsidRPr="00A91325">
              <w:rPr>
                <w:szCs w:val="16"/>
              </w:rPr>
              <w:t>)</w:t>
            </w:r>
          </w:p>
        </w:tc>
        <w:tc>
          <w:tcPr>
            <w:tcW w:w="709" w:type="dxa"/>
          </w:tcPr>
          <w:p w14:paraId="7AD2B5CB" w14:textId="77777777" w:rsidR="00190910" w:rsidRDefault="00190910" w:rsidP="00190910">
            <w:pPr>
              <w:pStyle w:val="PCJTable"/>
            </w:pPr>
            <w:r>
              <w:t>0.39</w:t>
            </w:r>
          </w:p>
        </w:tc>
        <w:tc>
          <w:tcPr>
            <w:tcW w:w="751" w:type="dxa"/>
          </w:tcPr>
          <w:p w14:paraId="009518F2" w14:textId="77777777" w:rsidR="00190910" w:rsidRDefault="00190910" w:rsidP="00190910">
            <w:pPr>
              <w:pStyle w:val="PCJTable"/>
            </w:pPr>
            <w:r>
              <w:t>0.004</w:t>
            </w:r>
          </w:p>
        </w:tc>
        <w:tc>
          <w:tcPr>
            <w:tcW w:w="703" w:type="dxa"/>
          </w:tcPr>
          <w:p w14:paraId="72EABA7A" w14:textId="77777777" w:rsidR="00190910" w:rsidRDefault="00190910" w:rsidP="00190910">
            <w:pPr>
              <w:pStyle w:val="PCJTable"/>
            </w:pPr>
            <w:r>
              <w:t>0.21</w:t>
            </w:r>
          </w:p>
        </w:tc>
        <w:tc>
          <w:tcPr>
            <w:tcW w:w="586" w:type="dxa"/>
          </w:tcPr>
          <w:p w14:paraId="3200CDDD" w14:textId="77777777" w:rsidR="00190910" w:rsidRDefault="00190910" w:rsidP="00190910">
            <w:pPr>
              <w:pStyle w:val="PCJTable"/>
            </w:pPr>
            <w:r>
              <w:t>0.21</w:t>
            </w:r>
          </w:p>
        </w:tc>
      </w:tr>
      <w:tr w:rsidR="00190910" w14:paraId="57F4970B" w14:textId="77777777" w:rsidTr="00ED17FD">
        <w:tc>
          <w:tcPr>
            <w:tcW w:w="1734" w:type="dxa"/>
          </w:tcPr>
          <w:p w14:paraId="170DD2A6" w14:textId="77777777" w:rsidR="00190910" w:rsidRDefault="00190910" w:rsidP="00190910">
            <w:pPr>
              <w:pStyle w:val="PCJTable"/>
            </w:pPr>
            <w:r w:rsidRPr="00CE44E5">
              <w:t>LA</w:t>
            </w:r>
          </w:p>
        </w:tc>
        <w:tc>
          <w:tcPr>
            <w:tcW w:w="1120" w:type="dxa"/>
          </w:tcPr>
          <w:p w14:paraId="0856F11E" w14:textId="77777777" w:rsidR="00190910" w:rsidRDefault="00190910" w:rsidP="00190910">
            <w:pPr>
              <w:pStyle w:val="PCJTable"/>
            </w:pPr>
            <w:r w:rsidRPr="00CE44E5">
              <w:t xml:space="preserve">925.66 </w:t>
            </w:r>
            <w:r w:rsidRPr="00CE44E5">
              <w:rPr>
                <w:szCs w:val="16"/>
              </w:rPr>
              <w:t>(169.39)</w:t>
            </w:r>
          </w:p>
        </w:tc>
        <w:tc>
          <w:tcPr>
            <w:tcW w:w="1061" w:type="dxa"/>
          </w:tcPr>
          <w:p w14:paraId="0A6CB1F7" w14:textId="77777777" w:rsidR="00190910" w:rsidRDefault="00190910" w:rsidP="00190910">
            <w:pPr>
              <w:pStyle w:val="PCJTable"/>
            </w:pPr>
            <w:r w:rsidRPr="00CE44E5">
              <w:t>968.67</w:t>
            </w:r>
            <w:r w:rsidRPr="00B06C21">
              <w:rPr>
                <w:b/>
                <w:vertAlign w:val="superscript"/>
              </w:rPr>
              <w:t>a</w:t>
            </w:r>
            <w:r w:rsidRPr="00CE44E5">
              <w:t xml:space="preserve"> </w:t>
            </w:r>
            <w:r w:rsidRPr="00CE44E5">
              <w:rPr>
                <w:szCs w:val="16"/>
              </w:rPr>
              <w:t>(129.39)</w:t>
            </w:r>
          </w:p>
        </w:tc>
        <w:tc>
          <w:tcPr>
            <w:tcW w:w="1178" w:type="dxa"/>
          </w:tcPr>
          <w:p w14:paraId="06F40EB3" w14:textId="77777777" w:rsidR="00190910" w:rsidRDefault="00190910" w:rsidP="00190910">
            <w:pPr>
              <w:pStyle w:val="PCJTable"/>
            </w:pPr>
            <w:r w:rsidRPr="00CE44E5">
              <w:t>932.81</w:t>
            </w:r>
            <w:r w:rsidRPr="00B06C21">
              <w:rPr>
                <w:b/>
                <w:vertAlign w:val="superscript"/>
              </w:rPr>
              <w:t xml:space="preserve">b </w:t>
            </w:r>
            <w:r w:rsidRPr="00CE44E5">
              <w:rPr>
                <w:szCs w:val="16"/>
              </w:rPr>
              <w:t>(189.80)</w:t>
            </w:r>
          </w:p>
        </w:tc>
        <w:tc>
          <w:tcPr>
            <w:tcW w:w="1178" w:type="dxa"/>
          </w:tcPr>
          <w:p w14:paraId="5BE4A4D2" w14:textId="77777777" w:rsidR="00190910" w:rsidRDefault="00190910" w:rsidP="00190910">
            <w:pPr>
              <w:pStyle w:val="PCJTable"/>
            </w:pPr>
            <w:r w:rsidRPr="00CE44E5">
              <w:t>924.55</w:t>
            </w:r>
            <w:r w:rsidRPr="00B06C21">
              <w:rPr>
                <w:b/>
                <w:vertAlign w:val="superscript"/>
              </w:rPr>
              <w:t>ab</w:t>
            </w:r>
            <w:r w:rsidRPr="00CE44E5">
              <w:rPr>
                <w:vertAlign w:val="superscript"/>
              </w:rPr>
              <w:t xml:space="preserve"> </w:t>
            </w:r>
            <w:r w:rsidRPr="00CE44E5">
              <w:rPr>
                <w:szCs w:val="16"/>
              </w:rPr>
              <w:t>(213.56)</w:t>
            </w:r>
          </w:p>
        </w:tc>
        <w:tc>
          <w:tcPr>
            <w:tcW w:w="709" w:type="dxa"/>
          </w:tcPr>
          <w:p w14:paraId="6D93E42D" w14:textId="77777777" w:rsidR="00190910" w:rsidRDefault="00190910" w:rsidP="00190910">
            <w:pPr>
              <w:pStyle w:val="PCJTable"/>
            </w:pPr>
            <w:r w:rsidRPr="00CE44E5">
              <w:t>0.52</w:t>
            </w:r>
          </w:p>
        </w:tc>
        <w:tc>
          <w:tcPr>
            <w:tcW w:w="751" w:type="dxa"/>
          </w:tcPr>
          <w:p w14:paraId="5DA59505" w14:textId="77777777" w:rsidR="00190910" w:rsidRDefault="00190910" w:rsidP="00190910">
            <w:pPr>
              <w:pStyle w:val="PCJTable"/>
            </w:pPr>
            <w:r w:rsidRPr="00CE44E5">
              <w:t>0.12</w:t>
            </w:r>
          </w:p>
        </w:tc>
        <w:tc>
          <w:tcPr>
            <w:tcW w:w="703" w:type="dxa"/>
          </w:tcPr>
          <w:p w14:paraId="3452D8A1" w14:textId="77777777" w:rsidR="00190910" w:rsidRDefault="00190910" w:rsidP="00190910">
            <w:pPr>
              <w:pStyle w:val="PCJTable"/>
            </w:pPr>
            <w:r>
              <w:t>0.49</w:t>
            </w:r>
          </w:p>
        </w:tc>
        <w:tc>
          <w:tcPr>
            <w:tcW w:w="586" w:type="dxa"/>
          </w:tcPr>
          <w:p w14:paraId="694D5CF8" w14:textId="77777777" w:rsidR="00190910" w:rsidRDefault="00190910" w:rsidP="00190910">
            <w:pPr>
              <w:pStyle w:val="PCJTable"/>
            </w:pPr>
            <w:r>
              <w:t>0.63</w:t>
            </w:r>
          </w:p>
        </w:tc>
      </w:tr>
      <w:tr w:rsidR="00190910" w14:paraId="104D61DB" w14:textId="77777777" w:rsidTr="00ED17FD">
        <w:tc>
          <w:tcPr>
            <w:tcW w:w="1734" w:type="dxa"/>
          </w:tcPr>
          <w:p w14:paraId="5D5371FD" w14:textId="77777777" w:rsidR="00190910" w:rsidRDefault="00190910" w:rsidP="00190910">
            <w:pPr>
              <w:pStyle w:val="PCJTable"/>
            </w:pPr>
            <w:r w:rsidRPr="00CE44E5">
              <w:t>SLA</w:t>
            </w:r>
          </w:p>
        </w:tc>
        <w:tc>
          <w:tcPr>
            <w:tcW w:w="1120" w:type="dxa"/>
          </w:tcPr>
          <w:p w14:paraId="6548CD73" w14:textId="77777777" w:rsidR="00190910" w:rsidRDefault="00190910" w:rsidP="00190910">
            <w:pPr>
              <w:pStyle w:val="PCJTable"/>
            </w:pPr>
            <w:r w:rsidRPr="00B06C21">
              <w:t xml:space="preserve">253.86 </w:t>
            </w:r>
            <w:r w:rsidRPr="00B06C21">
              <w:rPr>
                <w:szCs w:val="16"/>
              </w:rPr>
              <w:t>(17.66)</w:t>
            </w:r>
          </w:p>
        </w:tc>
        <w:tc>
          <w:tcPr>
            <w:tcW w:w="1061" w:type="dxa"/>
          </w:tcPr>
          <w:p w14:paraId="34FEAD1D" w14:textId="77777777" w:rsidR="00190910" w:rsidRDefault="00190910" w:rsidP="00190910">
            <w:pPr>
              <w:pStyle w:val="PCJTable"/>
            </w:pPr>
            <w:r w:rsidRPr="00B06C21">
              <w:t>252.50</w:t>
            </w:r>
            <w:r w:rsidRPr="00B06C21">
              <w:rPr>
                <w:b/>
                <w:vertAlign w:val="superscript"/>
              </w:rPr>
              <w:t>a</w:t>
            </w:r>
            <w:r w:rsidRPr="00B06C21">
              <w:t xml:space="preserve"> </w:t>
            </w:r>
            <w:r w:rsidRPr="00B06C21">
              <w:rPr>
                <w:szCs w:val="16"/>
              </w:rPr>
              <w:t>(17.51)</w:t>
            </w:r>
          </w:p>
        </w:tc>
        <w:tc>
          <w:tcPr>
            <w:tcW w:w="1178" w:type="dxa"/>
          </w:tcPr>
          <w:p w14:paraId="29440070" w14:textId="77777777" w:rsidR="00190910" w:rsidRDefault="00190910" w:rsidP="00190910">
            <w:pPr>
              <w:pStyle w:val="PCJTable"/>
            </w:pPr>
            <w:r w:rsidRPr="00B06C21">
              <w:t>254.30</w:t>
            </w:r>
            <w:r w:rsidRPr="00B06C21">
              <w:rPr>
                <w:b/>
                <w:vertAlign w:val="superscript"/>
              </w:rPr>
              <w:t>a</w:t>
            </w:r>
            <w:r w:rsidRPr="00B06C21">
              <w:t xml:space="preserve"> </w:t>
            </w:r>
            <w:r w:rsidRPr="00B06C21">
              <w:rPr>
                <w:szCs w:val="16"/>
              </w:rPr>
              <w:t>(18.37)</w:t>
            </w:r>
          </w:p>
        </w:tc>
        <w:tc>
          <w:tcPr>
            <w:tcW w:w="1178" w:type="dxa"/>
          </w:tcPr>
          <w:p w14:paraId="30D1866E" w14:textId="77777777" w:rsidR="00190910" w:rsidRDefault="00190910" w:rsidP="00190910">
            <w:pPr>
              <w:pStyle w:val="PCJTable"/>
            </w:pPr>
            <w:r w:rsidRPr="00B06C21">
              <w:t>259.90</w:t>
            </w:r>
            <w:r w:rsidRPr="00B06C21">
              <w:rPr>
                <w:b/>
                <w:vertAlign w:val="superscript"/>
              </w:rPr>
              <w:t>a</w:t>
            </w:r>
            <w:r w:rsidRPr="00B06C21">
              <w:rPr>
                <w:vertAlign w:val="superscript"/>
              </w:rPr>
              <w:t xml:space="preserve"> </w:t>
            </w:r>
            <w:r w:rsidRPr="00B06C21">
              <w:rPr>
                <w:szCs w:val="16"/>
              </w:rPr>
              <w:t>(15.90)</w:t>
            </w:r>
          </w:p>
        </w:tc>
        <w:tc>
          <w:tcPr>
            <w:tcW w:w="709" w:type="dxa"/>
          </w:tcPr>
          <w:p w14:paraId="711EF736" w14:textId="77777777" w:rsidR="00190910" w:rsidRDefault="00190910" w:rsidP="00190910">
            <w:pPr>
              <w:pStyle w:val="PCJTable"/>
            </w:pPr>
            <w:r w:rsidRPr="00B06C21">
              <w:t>0.02</w:t>
            </w:r>
          </w:p>
        </w:tc>
        <w:tc>
          <w:tcPr>
            <w:tcW w:w="751" w:type="dxa"/>
          </w:tcPr>
          <w:p w14:paraId="4BFEB6DF" w14:textId="77777777" w:rsidR="00190910" w:rsidRDefault="00190910" w:rsidP="00190910">
            <w:pPr>
              <w:pStyle w:val="PCJTable"/>
            </w:pPr>
            <w:r w:rsidRPr="00B06C21">
              <w:t>0</w:t>
            </w:r>
          </w:p>
        </w:tc>
        <w:tc>
          <w:tcPr>
            <w:tcW w:w="703" w:type="dxa"/>
          </w:tcPr>
          <w:p w14:paraId="05BA645A" w14:textId="77777777" w:rsidR="00190910" w:rsidRDefault="00190910" w:rsidP="00190910">
            <w:pPr>
              <w:pStyle w:val="PCJTable"/>
            </w:pPr>
            <w:r w:rsidRPr="00B06C21">
              <w:t>0</w:t>
            </w:r>
          </w:p>
        </w:tc>
        <w:tc>
          <w:tcPr>
            <w:tcW w:w="586" w:type="dxa"/>
          </w:tcPr>
          <w:p w14:paraId="5AA89448" w14:textId="77777777" w:rsidR="00190910" w:rsidRDefault="00190910" w:rsidP="00190910">
            <w:pPr>
              <w:pStyle w:val="PCJTable"/>
            </w:pPr>
            <w:r w:rsidRPr="00B06C21">
              <w:t>0.22</w:t>
            </w:r>
          </w:p>
        </w:tc>
      </w:tr>
      <w:tr w:rsidR="00190910" w14:paraId="5C9C50B4" w14:textId="77777777" w:rsidTr="00ED17FD">
        <w:tc>
          <w:tcPr>
            <w:tcW w:w="1734" w:type="dxa"/>
          </w:tcPr>
          <w:p w14:paraId="03AFBDEB" w14:textId="77777777" w:rsidR="00190910" w:rsidRDefault="00190910" w:rsidP="00190910">
            <w:pPr>
              <w:pStyle w:val="PCJTable"/>
            </w:pPr>
            <w:r w:rsidRPr="00CE44E5">
              <w:t>LAR</w:t>
            </w:r>
          </w:p>
        </w:tc>
        <w:tc>
          <w:tcPr>
            <w:tcW w:w="1120" w:type="dxa"/>
          </w:tcPr>
          <w:p w14:paraId="08158C0F" w14:textId="77777777" w:rsidR="00190910" w:rsidRDefault="00190910" w:rsidP="00190910">
            <w:pPr>
              <w:pStyle w:val="PCJTable"/>
            </w:pPr>
            <w:r w:rsidRPr="00B06C21">
              <w:t xml:space="preserve">240.22 </w:t>
            </w:r>
            <w:r w:rsidRPr="00B06C21">
              <w:rPr>
                <w:szCs w:val="16"/>
              </w:rPr>
              <w:t>(16.72)</w:t>
            </w:r>
          </w:p>
        </w:tc>
        <w:tc>
          <w:tcPr>
            <w:tcW w:w="1061" w:type="dxa"/>
          </w:tcPr>
          <w:p w14:paraId="3DAACAF4" w14:textId="77777777" w:rsidR="00190910" w:rsidRDefault="00190910" w:rsidP="00190910">
            <w:pPr>
              <w:pStyle w:val="PCJTable"/>
            </w:pPr>
            <w:r w:rsidRPr="00B06C21">
              <w:t>239.11</w:t>
            </w:r>
            <w:r w:rsidRPr="00B06C21">
              <w:rPr>
                <w:b/>
                <w:vertAlign w:val="superscript"/>
              </w:rPr>
              <w:t>a</w:t>
            </w:r>
            <w:r w:rsidRPr="00B06C21">
              <w:rPr>
                <w:vertAlign w:val="superscript"/>
              </w:rPr>
              <w:t xml:space="preserve"> </w:t>
            </w:r>
            <w:r w:rsidRPr="00B06C21">
              <w:rPr>
                <w:szCs w:val="16"/>
              </w:rPr>
              <w:t>(16.55)</w:t>
            </w:r>
          </w:p>
        </w:tc>
        <w:tc>
          <w:tcPr>
            <w:tcW w:w="1178" w:type="dxa"/>
          </w:tcPr>
          <w:p w14:paraId="5C38D29F" w14:textId="77777777" w:rsidR="00190910" w:rsidRDefault="00190910" w:rsidP="00190910">
            <w:pPr>
              <w:pStyle w:val="PCJTable"/>
            </w:pPr>
            <w:r w:rsidRPr="00B06C21">
              <w:t>240.08</w:t>
            </w:r>
            <w:r w:rsidRPr="00B06C21">
              <w:rPr>
                <w:b/>
                <w:vertAlign w:val="superscript"/>
              </w:rPr>
              <w:t>a</w:t>
            </w:r>
            <w:r w:rsidRPr="00B06C21">
              <w:t xml:space="preserve"> </w:t>
            </w:r>
            <w:r w:rsidRPr="00B06C21">
              <w:rPr>
                <w:szCs w:val="16"/>
              </w:rPr>
              <w:t>(17.23)</w:t>
            </w:r>
          </w:p>
        </w:tc>
        <w:tc>
          <w:tcPr>
            <w:tcW w:w="1178" w:type="dxa"/>
          </w:tcPr>
          <w:p w14:paraId="0AF511C1" w14:textId="77777777" w:rsidR="00190910" w:rsidRDefault="00190910" w:rsidP="00190910">
            <w:pPr>
              <w:pStyle w:val="PCJTable"/>
            </w:pPr>
            <w:r w:rsidRPr="00B06C21">
              <w:t>246.30</w:t>
            </w:r>
            <w:r w:rsidRPr="00B06C21">
              <w:rPr>
                <w:b/>
                <w:vertAlign w:val="superscript"/>
              </w:rPr>
              <w:t>a</w:t>
            </w:r>
            <w:r w:rsidRPr="00B06C21">
              <w:rPr>
                <w:vertAlign w:val="superscript"/>
              </w:rPr>
              <w:t xml:space="preserve"> </w:t>
            </w:r>
            <w:r w:rsidRPr="00B06C21">
              <w:rPr>
                <w:szCs w:val="16"/>
              </w:rPr>
              <w:t>(15.62)</w:t>
            </w:r>
          </w:p>
        </w:tc>
        <w:tc>
          <w:tcPr>
            <w:tcW w:w="709" w:type="dxa"/>
          </w:tcPr>
          <w:p w14:paraId="76B6D37B" w14:textId="77777777" w:rsidR="00190910" w:rsidRDefault="00190910" w:rsidP="00190910">
            <w:pPr>
              <w:pStyle w:val="PCJTable"/>
            </w:pPr>
            <w:r w:rsidRPr="00B06C21">
              <w:t>0.03</w:t>
            </w:r>
          </w:p>
        </w:tc>
        <w:tc>
          <w:tcPr>
            <w:tcW w:w="751" w:type="dxa"/>
          </w:tcPr>
          <w:p w14:paraId="5EDC02A1" w14:textId="77777777" w:rsidR="00190910" w:rsidRDefault="00190910" w:rsidP="00190910">
            <w:pPr>
              <w:pStyle w:val="PCJTable"/>
            </w:pPr>
            <w:r w:rsidRPr="00B06C21">
              <w:t>0</w:t>
            </w:r>
          </w:p>
        </w:tc>
        <w:tc>
          <w:tcPr>
            <w:tcW w:w="703" w:type="dxa"/>
          </w:tcPr>
          <w:p w14:paraId="395DB886" w14:textId="77777777" w:rsidR="00190910" w:rsidRDefault="00190910" w:rsidP="00190910">
            <w:pPr>
              <w:pStyle w:val="PCJTable"/>
            </w:pPr>
            <w:r w:rsidRPr="00B06C21">
              <w:t>0</w:t>
            </w:r>
          </w:p>
        </w:tc>
        <w:tc>
          <w:tcPr>
            <w:tcW w:w="586" w:type="dxa"/>
          </w:tcPr>
          <w:p w14:paraId="5B7CC4F2" w14:textId="77777777" w:rsidR="00190910" w:rsidRDefault="00190910" w:rsidP="00190910">
            <w:pPr>
              <w:pStyle w:val="PCJTable"/>
            </w:pPr>
            <w:r w:rsidRPr="00B06C21">
              <w:t>0</w:t>
            </w:r>
          </w:p>
        </w:tc>
      </w:tr>
      <w:tr w:rsidR="00190910" w14:paraId="6C20FC67" w14:textId="77777777" w:rsidTr="00ED17FD">
        <w:tc>
          <w:tcPr>
            <w:tcW w:w="1734" w:type="dxa"/>
          </w:tcPr>
          <w:p w14:paraId="73D0EC98" w14:textId="77777777" w:rsidR="00190910" w:rsidRDefault="00190910" w:rsidP="00190910">
            <w:pPr>
              <w:pStyle w:val="PCJTable"/>
            </w:pPr>
            <w:r>
              <w:t>SNQ</w:t>
            </w:r>
          </w:p>
        </w:tc>
        <w:tc>
          <w:tcPr>
            <w:tcW w:w="1120" w:type="dxa"/>
          </w:tcPr>
          <w:p w14:paraId="31116FF1" w14:textId="77777777" w:rsidR="00190910" w:rsidRDefault="00190910" w:rsidP="00190910">
            <w:pPr>
              <w:pStyle w:val="PCJTable"/>
            </w:pPr>
            <w:r>
              <w:t>0.22</w:t>
            </w:r>
            <w:r w:rsidRPr="00A91325">
              <w:t xml:space="preserve"> </w:t>
            </w:r>
            <w:r w:rsidRPr="00A91325">
              <w:rPr>
                <w:szCs w:val="16"/>
              </w:rPr>
              <w:t>(0.0</w:t>
            </w:r>
            <w:r>
              <w:rPr>
                <w:szCs w:val="16"/>
              </w:rPr>
              <w:t>4</w:t>
            </w:r>
            <w:r w:rsidRPr="00A91325">
              <w:rPr>
                <w:szCs w:val="16"/>
              </w:rPr>
              <w:t>)</w:t>
            </w:r>
          </w:p>
        </w:tc>
        <w:tc>
          <w:tcPr>
            <w:tcW w:w="1061" w:type="dxa"/>
          </w:tcPr>
          <w:p w14:paraId="0500399C" w14:textId="77777777" w:rsidR="00190910" w:rsidRDefault="00190910" w:rsidP="00190910">
            <w:pPr>
              <w:pStyle w:val="PCJTable"/>
            </w:pPr>
            <w:r w:rsidRPr="00A91325">
              <w:t>0.</w:t>
            </w:r>
            <w:r>
              <w:t>22</w:t>
            </w:r>
            <w:r w:rsidRPr="00B06C21">
              <w:rPr>
                <w:b/>
                <w:vertAlign w:val="superscript"/>
              </w:rPr>
              <w:t>a</w:t>
            </w:r>
            <w:r w:rsidRPr="00A91325">
              <w:t xml:space="preserve"> </w:t>
            </w:r>
            <w:r w:rsidRPr="00A91325">
              <w:rPr>
                <w:szCs w:val="16"/>
              </w:rPr>
              <w:t>(0.0</w:t>
            </w:r>
            <w:r>
              <w:rPr>
                <w:szCs w:val="16"/>
              </w:rPr>
              <w:t>3</w:t>
            </w:r>
            <w:r w:rsidRPr="00A91325">
              <w:rPr>
                <w:szCs w:val="16"/>
              </w:rPr>
              <w:t>)</w:t>
            </w:r>
          </w:p>
        </w:tc>
        <w:tc>
          <w:tcPr>
            <w:tcW w:w="1178" w:type="dxa"/>
          </w:tcPr>
          <w:p w14:paraId="74AECCF7" w14:textId="77777777" w:rsidR="00190910" w:rsidRDefault="00190910" w:rsidP="00190910">
            <w:pPr>
              <w:pStyle w:val="PCJTable"/>
            </w:pPr>
            <w:r w:rsidRPr="00A91325">
              <w:t>0.</w:t>
            </w:r>
            <w:r>
              <w:t>20</w:t>
            </w:r>
            <w:r w:rsidRPr="00B06C21">
              <w:rPr>
                <w:b/>
                <w:vertAlign w:val="superscript"/>
              </w:rPr>
              <w:t>b</w:t>
            </w:r>
            <w:r>
              <w:rPr>
                <w:vertAlign w:val="superscript"/>
              </w:rPr>
              <w:t xml:space="preserve"> </w:t>
            </w:r>
            <w:r w:rsidRPr="00A91325">
              <w:rPr>
                <w:szCs w:val="16"/>
              </w:rPr>
              <w:t>(0.</w:t>
            </w:r>
            <w:r>
              <w:rPr>
                <w:szCs w:val="16"/>
              </w:rPr>
              <w:t>05</w:t>
            </w:r>
            <w:r w:rsidRPr="00A91325">
              <w:rPr>
                <w:szCs w:val="16"/>
              </w:rPr>
              <w:t>)</w:t>
            </w:r>
          </w:p>
        </w:tc>
        <w:tc>
          <w:tcPr>
            <w:tcW w:w="1178" w:type="dxa"/>
          </w:tcPr>
          <w:p w14:paraId="70FA21E1" w14:textId="77777777" w:rsidR="00190910" w:rsidRDefault="00190910" w:rsidP="00190910">
            <w:pPr>
              <w:pStyle w:val="PCJTable"/>
            </w:pPr>
            <w:r w:rsidRPr="00A91325">
              <w:t>0.</w:t>
            </w:r>
            <w:r>
              <w:t>21</w:t>
            </w:r>
            <w:r w:rsidRPr="00B06C21">
              <w:rPr>
                <w:b/>
                <w:vertAlign w:val="superscript"/>
              </w:rPr>
              <w:t>b</w:t>
            </w:r>
            <w:r w:rsidRPr="00A91325">
              <w:rPr>
                <w:vertAlign w:val="superscript"/>
              </w:rPr>
              <w:t xml:space="preserve"> </w:t>
            </w:r>
            <w:r w:rsidRPr="00A91325">
              <w:rPr>
                <w:szCs w:val="16"/>
              </w:rPr>
              <w:t>(0.</w:t>
            </w:r>
            <w:r>
              <w:rPr>
                <w:szCs w:val="16"/>
              </w:rPr>
              <w:t>05</w:t>
            </w:r>
            <w:r w:rsidRPr="00A91325">
              <w:rPr>
                <w:szCs w:val="16"/>
              </w:rPr>
              <w:t>)</w:t>
            </w:r>
          </w:p>
        </w:tc>
        <w:tc>
          <w:tcPr>
            <w:tcW w:w="709" w:type="dxa"/>
          </w:tcPr>
          <w:p w14:paraId="46F2A235" w14:textId="77777777" w:rsidR="00190910" w:rsidRDefault="00190910" w:rsidP="00190910">
            <w:pPr>
              <w:pStyle w:val="PCJTable"/>
            </w:pPr>
            <w:r>
              <w:t>0.45</w:t>
            </w:r>
          </w:p>
        </w:tc>
        <w:tc>
          <w:tcPr>
            <w:tcW w:w="751" w:type="dxa"/>
          </w:tcPr>
          <w:p w14:paraId="6545B3A1" w14:textId="77777777" w:rsidR="00190910" w:rsidRDefault="00190910" w:rsidP="00190910">
            <w:pPr>
              <w:pStyle w:val="PCJTable"/>
            </w:pPr>
            <w:r>
              <w:t>0.19</w:t>
            </w:r>
          </w:p>
        </w:tc>
        <w:tc>
          <w:tcPr>
            <w:tcW w:w="703" w:type="dxa"/>
          </w:tcPr>
          <w:p w14:paraId="3E09024D" w14:textId="77777777" w:rsidR="00190910" w:rsidRDefault="00190910" w:rsidP="00190910">
            <w:pPr>
              <w:pStyle w:val="PCJTable"/>
            </w:pPr>
            <w:r>
              <w:t>0.42</w:t>
            </w:r>
          </w:p>
        </w:tc>
        <w:tc>
          <w:tcPr>
            <w:tcW w:w="586" w:type="dxa"/>
          </w:tcPr>
          <w:p w14:paraId="7AAA2381" w14:textId="77777777" w:rsidR="00190910" w:rsidRDefault="00190910" w:rsidP="00190910">
            <w:pPr>
              <w:pStyle w:val="PCJTable"/>
            </w:pPr>
            <w:r>
              <w:t>0.41</w:t>
            </w:r>
          </w:p>
        </w:tc>
      </w:tr>
      <w:tr w:rsidR="00190910" w:rsidRPr="00920F19" w14:paraId="3B0FB595" w14:textId="77777777" w:rsidTr="00ED17FD">
        <w:tc>
          <w:tcPr>
            <w:tcW w:w="1734" w:type="dxa"/>
          </w:tcPr>
          <w:p w14:paraId="487FF507" w14:textId="77777777" w:rsidR="00190910" w:rsidRPr="00920F19" w:rsidRDefault="00190910" w:rsidP="00190910">
            <w:pPr>
              <w:pStyle w:val="PCJTable"/>
            </w:pPr>
            <w:r w:rsidRPr="00920F19">
              <w:t>SR</w:t>
            </w:r>
          </w:p>
        </w:tc>
        <w:tc>
          <w:tcPr>
            <w:tcW w:w="1120" w:type="dxa"/>
          </w:tcPr>
          <w:p w14:paraId="6FE7DFE3" w14:textId="77777777" w:rsidR="00190910" w:rsidRPr="00920F19" w:rsidRDefault="00190910" w:rsidP="00190910">
            <w:pPr>
              <w:pStyle w:val="PCJTable"/>
            </w:pPr>
            <w:r w:rsidRPr="00920F19">
              <w:t xml:space="preserve">18.76 </w:t>
            </w:r>
            <w:r w:rsidRPr="00920F19">
              <w:rPr>
                <w:szCs w:val="16"/>
              </w:rPr>
              <w:t>(3.34)</w:t>
            </w:r>
          </w:p>
        </w:tc>
        <w:tc>
          <w:tcPr>
            <w:tcW w:w="1061" w:type="dxa"/>
          </w:tcPr>
          <w:p w14:paraId="2D84F935" w14:textId="77777777" w:rsidR="00190910" w:rsidRPr="00920F19" w:rsidRDefault="00190910" w:rsidP="00190910">
            <w:pPr>
              <w:pStyle w:val="PCJTable"/>
            </w:pPr>
            <w:r w:rsidRPr="00920F19">
              <w:t>19.47</w:t>
            </w:r>
            <w:r w:rsidRPr="00920F19">
              <w:rPr>
                <w:b/>
                <w:vertAlign w:val="superscript"/>
              </w:rPr>
              <w:t>a</w:t>
            </w:r>
            <w:r w:rsidRPr="00920F19">
              <w:t xml:space="preserve"> </w:t>
            </w:r>
            <w:r w:rsidRPr="00920F19">
              <w:rPr>
                <w:szCs w:val="16"/>
              </w:rPr>
              <w:t>(3.55)</w:t>
            </w:r>
          </w:p>
        </w:tc>
        <w:tc>
          <w:tcPr>
            <w:tcW w:w="1178" w:type="dxa"/>
          </w:tcPr>
          <w:p w14:paraId="615935E7" w14:textId="77777777" w:rsidR="00190910" w:rsidRPr="00920F19" w:rsidRDefault="00190910" w:rsidP="00190910">
            <w:pPr>
              <w:pStyle w:val="PCJTable"/>
            </w:pPr>
            <w:r w:rsidRPr="00920F19">
              <w:t>17.27</w:t>
            </w:r>
            <w:r w:rsidRPr="00920F19">
              <w:rPr>
                <w:b/>
                <w:vertAlign w:val="superscript"/>
              </w:rPr>
              <w:t>b</w:t>
            </w:r>
            <w:r w:rsidRPr="00920F19">
              <w:t xml:space="preserve"> </w:t>
            </w:r>
            <w:r w:rsidRPr="00920F19">
              <w:rPr>
                <w:szCs w:val="16"/>
              </w:rPr>
              <w:t>(2.54)</w:t>
            </w:r>
          </w:p>
        </w:tc>
        <w:tc>
          <w:tcPr>
            <w:tcW w:w="1178" w:type="dxa"/>
          </w:tcPr>
          <w:p w14:paraId="3675BBFB" w14:textId="77777777" w:rsidR="00190910" w:rsidRPr="00920F19" w:rsidRDefault="00190910" w:rsidP="00190910">
            <w:pPr>
              <w:pStyle w:val="PCJTable"/>
            </w:pPr>
            <w:r w:rsidRPr="00920F19">
              <w:t>18.67</w:t>
            </w:r>
            <w:r w:rsidRPr="00920F19">
              <w:rPr>
                <w:b/>
                <w:vertAlign w:val="superscript"/>
              </w:rPr>
              <w:t>ab</w:t>
            </w:r>
            <w:r w:rsidRPr="00920F19">
              <w:rPr>
                <w:vertAlign w:val="superscript"/>
              </w:rPr>
              <w:t xml:space="preserve"> </w:t>
            </w:r>
            <w:r w:rsidRPr="00920F19">
              <w:rPr>
                <w:szCs w:val="16"/>
              </w:rPr>
              <w:t>(2.71)</w:t>
            </w:r>
          </w:p>
        </w:tc>
        <w:tc>
          <w:tcPr>
            <w:tcW w:w="709" w:type="dxa"/>
          </w:tcPr>
          <w:p w14:paraId="5DB95696" w14:textId="77777777" w:rsidR="00190910" w:rsidRPr="00920F19" w:rsidRDefault="00190910" w:rsidP="00190910">
            <w:pPr>
              <w:pStyle w:val="PCJTable"/>
            </w:pPr>
            <w:r w:rsidRPr="00920F19">
              <w:t>0.10</w:t>
            </w:r>
          </w:p>
        </w:tc>
        <w:tc>
          <w:tcPr>
            <w:tcW w:w="751" w:type="dxa"/>
          </w:tcPr>
          <w:p w14:paraId="2A3BA07F" w14:textId="77777777" w:rsidR="00190910" w:rsidRPr="00920F19" w:rsidRDefault="00190910" w:rsidP="00190910">
            <w:pPr>
              <w:pStyle w:val="PCJTable"/>
            </w:pPr>
            <w:r w:rsidRPr="00920F19">
              <w:t>0</w:t>
            </w:r>
          </w:p>
        </w:tc>
        <w:tc>
          <w:tcPr>
            <w:tcW w:w="703" w:type="dxa"/>
          </w:tcPr>
          <w:p w14:paraId="4C88E01C" w14:textId="77777777" w:rsidR="00190910" w:rsidRPr="00920F19" w:rsidRDefault="00190910" w:rsidP="00190910">
            <w:pPr>
              <w:pStyle w:val="PCJTable"/>
            </w:pPr>
            <w:r w:rsidRPr="00920F19">
              <w:t>0.05</w:t>
            </w:r>
          </w:p>
        </w:tc>
        <w:tc>
          <w:tcPr>
            <w:tcW w:w="586" w:type="dxa"/>
          </w:tcPr>
          <w:p w14:paraId="3A0A5FF3" w14:textId="77777777" w:rsidR="00190910" w:rsidRPr="00920F19" w:rsidRDefault="00190910" w:rsidP="00190910">
            <w:pPr>
              <w:pStyle w:val="PCJTable"/>
            </w:pPr>
            <w:r w:rsidRPr="00920F19">
              <w:t>0</w:t>
            </w:r>
          </w:p>
        </w:tc>
      </w:tr>
      <w:tr w:rsidR="00190910" w14:paraId="66FE14B4" w14:textId="77777777" w:rsidTr="00ED17FD">
        <w:tc>
          <w:tcPr>
            <w:tcW w:w="1734" w:type="dxa"/>
          </w:tcPr>
          <w:p w14:paraId="64B5F9D5" w14:textId="77777777" w:rsidR="00190910" w:rsidRPr="00920F19" w:rsidRDefault="00190910" w:rsidP="00190910">
            <w:pPr>
              <w:pStyle w:val="PCJTable"/>
            </w:pPr>
            <w:r w:rsidRPr="00920F19">
              <w:t>LWR</w:t>
            </w:r>
          </w:p>
        </w:tc>
        <w:tc>
          <w:tcPr>
            <w:tcW w:w="1120" w:type="dxa"/>
          </w:tcPr>
          <w:p w14:paraId="343E3F04" w14:textId="77777777" w:rsidR="00190910" w:rsidRPr="00920F19" w:rsidRDefault="00190910" w:rsidP="00190910">
            <w:pPr>
              <w:pStyle w:val="PCJTable"/>
            </w:pPr>
            <w:r w:rsidRPr="00920F19">
              <w:t xml:space="preserve">09445 </w:t>
            </w:r>
            <w:r w:rsidRPr="00920F19">
              <w:rPr>
                <w:szCs w:val="16"/>
              </w:rPr>
              <w:t>(0.009)</w:t>
            </w:r>
          </w:p>
        </w:tc>
        <w:tc>
          <w:tcPr>
            <w:tcW w:w="1061" w:type="dxa"/>
          </w:tcPr>
          <w:p w14:paraId="53043FBD" w14:textId="77777777" w:rsidR="00190910" w:rsidRPr="00920F19" w:rsidRDefault="00190910" w:rsidP="00190910">
            <w:pPr>
              <w:pStyle w:val="PCJTable"/>
            </w:pPr>
            <w:r w:rsidRPr="00920F19">
              <w:t>0.9456</w:t>
            </w:r>
            <w:r w:rsidRPr="00920F19">
              <w:rPr>
                <w:b/>
                <w:vertAlign w:val="superscript"/>
              </w:rPr>
              <w:t>a</w:t>
            </w:r>
            <w:r w:rsidRPr="00920F19">
              <w:rPr>
                <w:vertAlign w:val="superscript"/>
              </w:rPr>
              <w:t xml:space="preserve"> </w:t>
            </w:r>
            <w:r w:rsidRPr="00920F19">
              <w:rPr>
                <w:szCs w:val="16"/>
              </w:rPr>
              <w:t>(0.007)</w:t>
            </w:r>
          </w:p>
        </w:tc>
        <w:tc>
          <w:tcPr>
            <w:tcW w:w="1178" w:type="dxa"/>
          </w:tcPr>
          <w:p w14:paraId="650E13D8" w14:textId="77777777" w:rsidR="00190910" w:rsidRPr="00920F19" w:rsidRDefault="00190910" w:rsidP="00190910">
            <w:pPr>
              <w:pStyle w:val="PCJTable"/>
            </w:pPr>
            <w:r w:rsidRPr="00920F19">
              <w:t>0.9416</w:t>
            </w:r>
            <w:r w:rsidRPr="00920F19">
              <w:rPr>
                <w:b/>
                <w:vertAlign w:val="superscript"/>
              </w:rPr>
              <w:t>b</w:t>
            </w:r>
            <w:r w:rsidRPr="00920F19">
              <w:rPr>
                <w:vertAlign w:val="superscript"/>
              </w:rPr>
              <w:t xml:space="preserve"> </w:t>
            </w:r>
            <w:r w:rsidRPr="00920F19">
              <w:rPr>
                <w:szCs w:val="16"/>
              </w:rPr>
              <w:t>(0.01)</w:t>
            </w:r>
          </w:p>
        </w:tc>
        <w:tc>
          <w:tcPr>
            <w:tcW w:w="1178" w:type="dxa"/>
          </w:tcPr>
          <w:p w14:paraId="681C2BAB" w14:textId="77777777" w:rsidR="00190910" w:rsidRPr="00920F19" w:rsidRDefault="00190910" w:rsidP="00190910">
            <w:pPr>
              <w:pStyle w:val="PCJTable"/>
            </w:pPr>
            <w:r w:rsidRPr="00920F19">
              <w:t>0.9461</w:t>
            </w:r>
            <w:r w:rsidRPr="00920F19">
              <w:rPr>
                <w:b/>
                <w:vertAlign w:val="superscript"/>
              </w:rPr>
              <w:t>ab</w:t>
            </w:r>
            <w:r w:rsidRPr="00920F19">
              <w:rPr>
                <w:vertAlign w:val="superscript"/>
              </w:rPr>
              <w:t xml:space="preserve"> </w:t>
            </w:r>
            <w:r w:rsidRPr="00920F19">
              <w:rPr>
                <w:szCs w:val="16"/>
              </w:rPr>
              <w:t>(0.01)</w:t>
            </w:r>
          </w:p>
        </w:tc>
        <w:tc>
          <w:tcPr>
            <w:tcW w:w="709" w:type="dxa"/>
          </w:tcPr>
          <w:p w14:paraId="1BC43609" w14:textId="77777777" w:rsidR="00190910" w:rsidRPr="00920F19" w:rsidRDefault="00190910" w:rsidP="00190910">
            <w:pPr>
              <w:pStyle w:val="PCJTable"/>
            </w:pPr>
            <w:r w:rsidRPr="00920F19">
              <w:t>0.15</w:t>
            </w:r>
          </w:p>
        </w:tc>
        <w:tc>
          <w:tcPr>
            <w:tcW w:w="751" w:type="dxa"/>
          </w:tcPr>
          <w:p w14:paraId="5159B4DC" w14:textId="77777777" w:rsidR="00190910" w:rsidRPr="00920F19" w:rsidRDefault="00190910" w:rsidP="00190910">
            <w:pPr>
              <w:pStyle w:val="PCJTable"/>
            </w:pPr>
            <w:r w:rsidRPr="00920F19">
              <w:t>0</w:t>
            </w:r>
          </w:p>
        </w:tc>
        <w:tc>
          <w:tcPr>
            <w:tcW w:w="703" w:type="dxa"/>
          </w:tcPr>
          <w:p w14:paraId="797C4199" w14:textId="77777777" w:rsidR="00190910" w:rsidRPr="00920F19" w:rsidRDefault="00190910" w:rsidP="00190910">
            <w:pPr>
              <w:pStyle w:val="PCJTable"/>
            </w:pPr>
            <w:r w:rsidRPr="00920F19">
              <w:t>0.08</w:t>
            </w:r>
          </w:p>
        </w:tc>
        <w:tc>
          <w:tcPr>
            <w:tcW w:w="586" w:type="dxa"/>
          </w:tcPr>
          <w:p w14:paraId="2EED7714" w14:textId="77777777" w:rsidR="00190910" w:rsidRDefault="00190910" w:rsidP="00190910">
            <w:pPr>
              <w:pStyle w:val="PCJTable"/>
            </w:pPr>
            <w:r w:rsidRPr="00920F19">
              <w:t>0</w:t>
            </w:r>
          </w:p>
        </w:tc>
      </w:tr>
      <w:tr w:rsidR="00190910" w14:paraId="3E94D2D5" w14:textId="77777777" w:rsidTr="00ED17FD">
        <w:tc>
          <w:tcPr>
            <w:tcW w:w="1734" w:type="dxa"/>
          </w:tcPr>
          <w:p w14:paraId="3C6D2072" w14:textId="77777777" w:rsidR="00190910" w:rsidRDefault="00190910" w:rsidP="00190910">
            <w:pPr>
              <w:pStyle w:val="PCJTable"/>
            </w:pPr>
            <w:r>
              <w:t>LASNQ</w:t>
            </w:r>
          </w:p>
        </w:tc>
        <w:tc>
          <w:tcPr>
            <w:tcW w:w="1120" w:type="dxa"/>
          </w:tcPr>
          <w:p w14:paraId="41829433" w14:textId="77777777" w:rsidR="00190910" w:rsidRDefault="00190910" w:rsidP="00190910">
            <w:pPr>
              <w:pStyle w:val="PCJTable"/>
            </w:pPr>
            <w:r w:rsidRPr="00B06C21">
              <w:t xml:space="preserve">4594.40 </w:t>
            </w:r>
            <w:r w:rsidRPr="00B06C21">
              <w:rPr>
                <w:szCs w:val="16"/>
              </w:rPr>
              <w:t>(364.34)</w:t>
            </w:r>
          </w:p>
        </w:tc>
        <w:tc>
          <w:tcPr>
            <w:tcW w:w="1061" w:type="dxa"/>
          </w:tcPr>
          <w:p w14:paraId="497C39C0" w14:textId="77777777" w:rsidR="00190910" w:rsidRDefault="00190910" w:rsidP="00190910">
            <w:pPr>
              <w:pStyle w:val="PCJTable"/>
            </w:pPr>
            <w:r w:rsidRPr="00B06C21">
              <w:t>4628.37</w:t>
            </w:r>
            <w:r w:rsidRPr="00B06C21">
              <w:rPr>
                <w:b/>
                <w:vertAlign w:val="superscript"/>
              </w:rPr>
              <w:t>a</w:t>
            </w:r>
            <w:r w:rsidRPr="00B06C21">
              <w:t xml:space="preserve"> </w:t>
            </w:r>
            <w:r w:rsidRPr="00B06C21">
              <w:rPr>
                <w:szCs w:val="16"/>
              </w:rPr>
              <w:t>(342.47)</w:t>
            </w:r>
          </w:p>
        </w:tc>
        <w:tc>
          <w:tcPr>
            <w:tcW w:w="1178" w:type="dxa"/>
          </w:tcPr>
          <w:p w14:paraId="3DC050B1" w14:textId="77777777" w:rsidR="00190910" w:rsidRDefault="00190910" w:rsidP="00190910">
            <w:pPr>
              <w:pStyle w:val="PCJTable"/>
            </w:pPr>
            <w:r w:rsidRPr="00B06C21">
              <w:t>4453.39</w:t>
            </w:r>
            <w:r w:rsidRPr="00B06C21">
              <w:rPr>
                <w:b/>
                <w:vertAlign w:val="superscript"/>
              </w:rPr>
              <w:t>b</w:t>
            </w:r>
            <w:r w:rsidRPr="00B06C21">
              <w:rPr>
                <w:vertAlign w:val="superscript"/>
              </w:rPr>
              <w:t xml:space="preserve"> </w:t>
            </w:r>
            <w:r w:rsidRPr="00B06C21">
              <w:rPr>
                <w:szCs w:val="16"/>
              </w:rPr>
              <w:t>(363.43)</w:t>
            </w:r>
          </w:p>
        </w:tc>
        <w:tc>
          <w:tcPr>
            <w:tcW w:w="1178" w:type="dxa"/>
          </w:tcPr>
          <w:p w14:paraId="15E47D41" w14:textId="77777777" w:rsidR="00190910" w:rsidRDefault="00190910" w:rsidP="00190910">
            <w:pPr>
              <w:pStyle w:val="PCJTable"/>
            </w:pPr>
            <w:r w:rsidRPr="00B06C21">
              <w:t>4753.69</w:t>
            </w:r>
            <w:r w:rsidRPr="00B06C21">
              <w:rPr>
                <w:b/>
                <w:vertAlign w:val="superscript"/>
              </w:rPr>
              <w:t>a</w:t>
            </w:r>
            <w:r w:rsidRPr="00B06C21">
              <w:rPr>
                <w:vertAlign w:val="superscript"/>
              </w:rPr>
              <w:t xml:space="preserve"> </w:t>
            </w:r>
            <w:r w:rsidRPr="00B06C21">
              <w:rPr>
                <w:szCs w:val="16"/>
              </w:rPr>
              <w:t>(380.02)</w:t>
            </w:r>
          </w:p>
        </w:tc>
        <w:tc>
          <w:tcPr>
            <w:tcW w:w="709" w:type="dxa"/>
          </w:tcPr>
          <w:p w14:paraId="79A5F01D" w14:textId="77777777" w:rsidR="00190910" w:rsidRDefault="00190910" w:rsidP="00190910">
            <w:pPr>
              <w:pStyle w:val="PCJTable"/>
            </w:pPr>
            <w:r w:rsidRPr="00B06C21">
              <w:t>0.20</w:t>
            </w:r>
          </w:p>
        </w:tc>
        <w:tc>
          <w:tcPr>
            <w:tcW w:w="751" w:type="dxa"/>
          </w:tcPr>
          <w:p w14:paraId="6DF99001" w14:textId="77777777" w:rsidR="00190910" w:rsidRDefault="00190910" w:rsidP="00190910">
            <w:pPr>
              <w:pStyle w:val="PCJTable"/>
            </w:pPr>
            <w:r w:rsidRPr="00B06C21">
              <w:t>0.04</w:t>
            </w:r>
          </w:p>
        </w:tc>
        <w:tc>
          <w:tcPr>
            <w:tcW w:w="703" w:type="dxa"/>
          </w:tcPr>
          <w:p w14:paraId="1A165FCA" w14:textId="77777777" w:rsidR="00190910" w:rsidRDefault="00190910" w:rsidP="00190910">
            <w:pPr>
              <w:pStyle w:val="PCJTable"/>
            </w:pPr>
            <w:r w:rsidRPr="00B06C21">
              <w:t>0.11</w:t>
            </w:r>
          </w:p>
        </w:tc>
        <w:tc>
          <w:tcPr>
            <w:tcW w:w="586" w:type="dxa"/>
          </w:tcPr>
          <w:p w14:paraId="676591BC" w14:textId="77777777" w:rsidR="00190910" w:rsidRDefault="00190910" w:rsidP="00190910">
            <w:pPr>
              <w:pStyle w:val="PCJTable"/>
            </w:pPr>
            <w:r w:rsidRPr="00B06C21">
              <w:t>0.49</w:t>
            </w:r>
          </w:p>
        </w:tc>
      </w:tr>
      <w:tr w:rsidR="00190910" w14:paraId="5460DE5D" w14:textId="77777777" w:rsidTr="00ED17FD">
        <w:tc>
          <w:tcPr>
            <w:tcW w:w="1734" w:type="dxa"/>
          </w:tcPr>
          <w:p w14:paraId="6E6900AE" w14:textId="77777777" w:rsidR="00190910" w:rsidRDefault="00190910" w:rsidP="00190910">
            <w:pPr>
              <w:pStyle w:val="PCJTable"/>
            </w:pPr>
            <w:r>
              <w:t>SCA</w:t>
            </w:r>
          </w:p>
        </w:tc>
        <w:tc>
          <w:tcPr>
            <w:tcW w:w="1120" w:type="dxa"/>
          </w:tcPr>
          <w:p w14:paraId="4D4C021B" w14:textId="77777777" w:rsidR="00190910" w:rsidRDefault="00190910" w:rsidP="00190910">
            <w:pPr>
              <w:pStyle w:val="PCJTable"/>
            </w:pPr>
            <w:r>
              <w:t>4.99x10</w:t>
            </w:r>
            <w:r w:rsidRPr="00B06C21">
              <w:rPr>
                <w:vertAlign w:val="superscript"/>
              </w:rPr>
              <w:t>-4</w:t>
            </w:r>
            <w:r w:rsidRPr="00B06C21">
              <w:t xml:space="preserve"> </w:t>
            </w:r>
            <w:r w:rsidRPr="00B06C21">
              <w:rPr>
                <w:szCs w:val="16"/>
              </w:rPr>
              <w:t>(</w:t>
            </w:r>
            <w:r>
              <w:rPr>
                <w:szCs w:val="16"/>
              </w:rPr>
              <w:t>7.78x10</w:t>
            </w:r>
            <w:r w:rsidRPr="00B06C21">
              <w:rPr>
                <w:szCs w:val="16"/>
                <w:vertAlign w:val="superscript"/>
              </w:rPr>
              <w:t>-5</w:t>
            </w:r>
            <w:r w:rsidRPr="00B06C21">
              <w:rPr>
                <w:szCs w:val="16"/>
              </w:rPr>
              <w:t>)</w:t>
            </w:r>
          </w:p>
        </w:tc>
        <w:tc>
          <w:tcPr>
            <w:tcW w:w="1061" w:type="dxa"/>
          </w:tcPr>
          <w:p w14:paraId="77F9990D" w14:textId="77777777" w:rsidR="00190910" w:rsidRDefault="00190910" w:rsidP="00190910">
            <w:pPr>
              <w:pStyle w:val="PCJTable"/>
            </w:pPr>
            <w:r>
              <w:t>5.16x10</w:t>
            </w:r>
            <w:r w:rsidRPr="00B06C21">
              <w:rPr>
                <w:vertAlign w:val="superscript"/>
              </w:rPr>
              <w:t>-4</w:t>
            </w:r>
            <w:r w:rsidRPr="00B06C21">
              <w:t xml:space="preserve"> </w:t>
            </w:r>
            <w:r w:rsidRPr="00B06C21">
              <w:rPr>
                <w:b/>
                <w:vertAlign w:val="superscript"/>
              </w:rPr>
              <w:t>a</w:t>
            </w:r>
            <w:r w:rsidRPr="00B06C21">
              <w:t xml:space="preserve"> </w:t>
            </w:r>
            <w:r>
              <w:rPr>
                <w:szCs w:val="16"/>
              </w:rPr>
              <w:t>(6.36x10</w:t>
            </w:r>
            <w:r w:rsidRPr="00B06C21">
              <w:rPr>
                <w:szCs w:val="16"/>
                <w:vertAlign w:val="superscript"/>
              </w:rPr>
              <w:t>-5</w:t>
            </w:r>
            <w:r w:rsidRPr="00B06C21">
              <w:rPr>
                <w:szCs w:val="16"/>
              </w:rPr>
              <w:t>)</w:t>
            </w:r>
          </w:p>
        </w:tc>
        <w:tc>
          <w:tcPr>
            <w:tcW w:w="1178" w:type="dxa"/>
          </w:tcPr>
          <w:p w14:paraId="3D71805C" w14:textId="77777777" w:rsidR="00190910" w:rsidRDefault="00190910" w:rsidP="00190910">
            <w:pPr>
              <w:pStyle w:val="PCJTable"/>
            </w:pPr>
            <w:r>
              <w:t>4.70x10</w:t>
            </w:r>
            <w:r w:rsidRPr="00B06C21">
              <w:rPr>
                <w:vertAlign w:val="superscript"/>
              </w:rPr>
              <w:t>-4</w:t>
            </w:r>
            <w:r w:rsidRPr="00B06C21">
              <w:t xml:space="preserve"> </w:t>
            </w:r>
            <w:r w:rsidRPr="00B06C21">
              <w:rPr>
                <w:b/>
                <w:vertAlign w:val="superscript"/>
              </w:rPr>
              <w:t>b</w:t>
            </w:r>
            <w:r w:rsidRPr="00B06C21">
              <w:t xml:space="preserve"> </w:t>
            </w:r>
            <w:r>
              <w:rPr>
                <w:szCs w:val="16"/>
              </w:rPr>
              <w:t>(9.15x10</w:t>
            </w:r>
            <w:r w:rsidRPr="00B06C21">
              <w:rPr>
                <w:szCs w:val="16"/>
                <w:vertAlign w:val="superscript"/>
              </w:rPr>
              <w:t>-5</w:t>
            </w:r>
            <w:r w:rsidRPr="00B06C21">
              <w:rPr>
                <w:szCs w:val="16"/>
              </w:rPr>
              <w:t>)</w:t>
            </w:r>
          </w:p>
        </w:tc>
        <w:tc>
          <w:tcPr>
            <w:tcW w:w="1178" w:type="dxa"/>
          </w:tcPr>
          <w:p w14:paraId="46560DFB" w14:textId="77777777" w:rsidR="00190910" w:rsidRDefault="00190910" w:rsidP="00190910">
            <w:pPr>
              <w:pStyle w:val="PCJTable"/>
            </w:pPr>
            <w:r>
              <w:t>8.84x10</w:t>
            </w:r>
            <w:r w:rsidRPr="00B06C21">
              <w:rPr>
                <w:vertAlign w:val="superscript"/>
              </w:rPr>
              <w:t>-4</w:t>
            </w:r>
            <w:r w:rsidRPr="00B06C21">
              <w:rPr>
                <w:b/>
              </w:rPr>
              <w:t xml:space="preserve"> </w:t>
            </w:r>
            <w:r w:rsidRPr="00B06C21">
              <w:rPr>
                <w:b/>
                <w:vertAlign w:val="superscript"/>
              </w:rPr>
              <w:t>b</w:t>
            </w:r>
            <w:r w:rsidRPr="00B06C21">
              <w:t xml:space="preserve"> </w:t>
            </w:r>
            <w:r>
              <w:rPr>
                <w:szCs w:val="16"/>
              </w:rPr>
              <w:t>(8.82x10</w:t>
            </w:r>
            <w:r w:rsidRPr="00B06C21">
              <w:rPr>
                <w:szCs w:val="16"/>
                <w:vertAlign w:val="superscript"/>
              </w:rPr>
              <w:t>-5</w:t>
            </w:r>
            <w:r w:rsidRPr="00B06C21">
              <w:rPr>
                <w:szCs w:val="16"/>
              </w:rPr>
              <w:t>)</w:t>
            </w:r>
          </w:p>
        </w:tc>
        <w:tc>
          <w:tcPr>
            <w:tcW w:w="709" w:type="dxa"/>
          </w:tcPr>
          <w:p w14:paraId="6E6337BD" w14:textId="77777777" w:rsidR="00190910" w:rsidRDefault="00190910" w:rsidP="00190910">
            <w:pPr>
              <w:pStyle w:val="PCJTable"/>
            </w:pPr>
            <w:r w:rsidRPr="00B06C21">
              <w:t>0.17</w:t>
            </w:r>
          </w:p>
        </w:tc>
        <w:tc>
          <w:tcPr>
            <w:tcW w:w="751" w:type="dxa"/>
          </w:tcPr>
          <w:p w14:paraId="6F5E3A87" w14:textId="77777777" w:rsidR="00190910" w:rsidRDefault="00190910" w:rsidP="00190910">
            <w:pPr>
              <w:pStyle w:val="PCJTable"/>
            </w:pPr>
            <w:r w:rsidRPr="00B06C21">
              <w:t>0</w:t>
            </w:r>
          </w:p>
        </w:tc>
        <w:tc>
          <w:tcPr>
            <w:tcW w:w="703" w:type="dxa"/>
          </w:tcPr>
          <w:p w14:paraId="0CF84A67" w14:textId="77777777" w:rsidR="00190910" w:rsidRDefault="00190910" w:rsidP="00190910">
            <w:pPr>
              <w:pStyle w:val="PCJTable"/>
            </w:pPr>
            <w:r w:rsidRPr="00B06C21">
              <w:t>0.16</w:t>
            </w:r>
          </w:p>
        </w:tc>
        <w:tc>
          <w:tcPr>
            <w:tcW w:w="586" w:type="dxa"/>
          </w:tcPr>
          <w:p w14:paraId="2C4B008D" w14:textId="77777777" w:rsidR="00190910" w:rsidRDefault="00190910" w:rsidP="00190910">
            <w:pPr>
              <w:pStyle w:val="PCJTable"/>
            </w:pPr>
            <w:r w:rsidRPr="00B06C21">
              <w:t>0</w:t>
            </w:r>
          </w:p>
        </w:tc>
      </w:tr>
      <w:tr w:rsidR="00190910" w14:paraId="62684B0C" w14:textId="77777777" w:rsidTr="00ED17FD">
        <w:tc>
          <w:tcPr>
            <w:tcW w:w="1734" w:type="dxa"/>
          </w:tcPr>
          <w:p w14:paraId="233F7805" w14:textId="77777777" w:rsidR="00190910" w:rsidRDefault="00190910" w:rsidP="00190910">
            <w:pPr>
              <w:pStyle w:val="PCJTable"/>
            </w:pPr>
            <w:r>
              <w:t>SNU</w:t>
            </w:r>
          </w:p>
        </w:tc>
        <w:tc>
          <w:tcPr>
            <w:tcW w:w="1120" w:type="dxa"/>
          </w:tcPr>
          <w:p w14:paraId="54EC1050" w14:textId="77777777" w:rsidR="00190910" w:rsidRDefault="00190910" w:rsidP="00190910">
            <w:pPr>
              <w:pStyle w:val="PCJTable"/>
            </w:pPr>
            <w:r>
              <w:t>1.08</w:t>
            </w:r>
            <w:r w:rsidRPr="00504983">
              <w:t xml:space="preserve"> </w:t>
            </w:r>
            <w:r w:rsidRPr="00504983">
              <w:rPr>
                <w:szCs w:val="16"/>
              </w:rPr>
              <w:t>(0.1</w:t>
            </w:r>
            <w:r>
              <w:rPr>
                <w:szCs w:val="16"/>
              </w:rPr>
              <w:t>9</w:t>
            </w:r>
            <w:r w:rsidRPr="00504983">
              <w:rPr>
                <w:szCs w:val="16"/>
              </w:rPr>
              <w:t>)</w:t>
            </w:r>
          </w:p>
        </w:tc>
        <w:tc>
          <w:tcPr>
            <w:tcW w:w="1061" w:type="dxa"/>
          </w:tcPr>
          <w:p w14:paraId="7F3AA540" w14:textId="77777777" w:rsidR="00190910" w:rsidRDefault="00190910" w:rsidP="00190910">
            <w:pPr>
              <w:pStyle w:val="PCJTable"/>
            </w:pPr>
            <w:r>
              <w:t>1.11</w:t>
            </w:r>
            <w:r w:rsidRPr="00B06C21">
              <w:rPr>
                <w:b/>
                <w:vertAlign w:val="superscript"/>
              </w:rPr>
              <w:t>a</w:t>
            </w:r>
            <w:r w:rsidRPr="00B06C21">
              <w:rPr>
                <w:b/>
              </w:rPr>
              <w:t xml:space="preserve"> </w:t>
            </w:r>
            <w:r w:rsidRPr="00504983">
              <w:rPr>
                <w:szCs w:val="16"/>
              </w:rPr>
              <w:t>(0.</w:t>
            </w:r>
            <w:r>
              <w:rPr>
                <w:szCs w:val="16"/>
              </w:rPr>
              <w:t>20)</w:t>
            </w:r>
          </w:p>
        </w:tc>
        <w:tc>
          <w:tcPr>
            <w:tcW w:w="1178" w:type="dxa"/>
          </w:tcPr>
          <w:p w14:paraId="07E28070" w14:textId="77777777" w:rsidR="00190910" w:rsidRDefault="00190910" w:rsidP="00190910">
            <w:pPr>
              <w:pStyle w:val="PCJTable"/>
            </w:pPr>
            <w:r>
              <w:t>1.02</w:t>
            </w:r>
            <w:r w:rsidRPr="00B06C21">
              <w:rPr>
                <w:b/>
                <w:vertAlign w:val="superscript"/>
              </w:rPr>
              <w:t>b</w:t>
            </w:r>
            <w:r>
              <w:rPr>
                <w:vertAlign w:val="superscript"/>
              </w:rPr>
              <w:t xml:space="preserve"> </w:t>
            </w:r>
            <w:r w:rsidRPr="00504983">
              <w:rPr>
                <w:szCs w:val="16"/>
              </w:rPr>
              <w:t>(0.1</w:t>
            </w:r>
            <w:r>
              <w:rPr>
                <w:szCs w:val="16"/>
              </w:rPr>
              <w:t>3</w:t>
            </w:r>
            <w:r w:rsidRPr="00504983">
              <w:rPr>
                <w:szCs w:val="16"/>
              </w:rPr>
              <w:t>)</w:t>
            </w:r>
          </w:p>
        </w:tc>
        <w:tc>
          <w:tcPr>
            <w:tcW w:w="1178" w:type="dxa"/>
          </w:tcPr>
          <w:p w14:paraId="176609A7" w14:textId="77777777" w:rsidR="00190910" w:rsidRDefault="00190910" w:rsidP="00190910">
            <w:pPr>
              <w:pStyle w:val="PCJTable"/>
            </w:pPr>
            <w:r>
              <w:t>1.06</w:t>
            </w:r>
            <w:r w:rsidRPr="00B06C21">
              <w:rPr>
                <w:b/>
                <w:vertAlign w:val="superscript"/>
              </w:rPr>
              <w:t>ab</w:t>
            </w:r>
            <w:r w:rsidRPr="00504983">
              <w:rPr>
                <w:vertAlign w:val="superscript"/>
              </w:rPr>
              <w:t xml:space="preserve"> </w:t>
            </w:r>
            <w:r w:rsidRPr="00504983">
              <w:rPr>
                <w:szCs w:val="16"/>
              </w:rPr>
              <w:t>(0.</w:t>
            </w:r>
            <w:r>
              <w:rPr>
                <w:szCs w:val="16"/>
              </w:rPr>
              <w:t>15</w:t>
            </w:r>
            <w:r w:rsidRPr="00504983">
              <w:rPr>
                <w:szCs w:val="16"/>
              </w:rPr>
              <w:t>)</w:t>
            </w:r>
          </w:p>
        </w:tc>
        <w:tc>
          <w:tcPr>
            <w:tcW w:w="709" w:type="dxa"/>
          </w:tcPr>
          <w:p w14:paraId="408D11A7" w14:textId="77777777" w:rsidR="00190910" w:rsidRDefault="00190910" w:rsidP="00190910">
            <w:pPr>
              <w:pStyle w:val="PCJTable"/>
            </w:pPr>
            <w:r>
              <w:t>0.07</w:t>
            </w:r>
          </w:p>
        </w:tc>
        <w:tc>
          <w:tcPr>
            <w:tcW w:w="751" w:type="dxa"/>
          </w:tcPr>
          <w:p w14:paraId="7EEB002B" w14:textId="77777777" w:rsidR="00190910" w:rsidRDefault="00190910" w:rsidP="00190910">
            <w:pPr>
              <w:pStyle w:val="PCJTable"/>
            </w:pPr>
            <w:r>
              <w:t>0</w:t>
            </w:r>
          </w:p>
        </w:tc>
        <w:tc>
          <w:tcPr>
            <w:tcW w:w="703" w:type="dxa"/>
          </w:tcPr>
          <w:p w14:paraId="18725CEC" w14:textId="77777777" w:rsidR="00190910" w:rsidRDefault="00190910" w:rsidP="00190910">
            <w:pPr>
              <w:pStyle w:val="PCJTable"/>
            </w:pPr>
            <w:r>
              <w:t>0</w:t>
            </w:r>
          </w:p>
        </w:tc>
        <w:tc>
          <w:tcPr>
            <w:tcW w:w="586" w:type="dxa"/>
          </w:tcPr>
          <w:p w14:paraId="76638167" w14:textId="77777777" w:rsidR="00190910" w:rsidRDefault="00190910" w:rsidP="00190910">
            <w:pPr>
              <w:pStyle w:val="PCJTable"/>
            </w:pPr>
            <w:r>
              <w:t>0</w:t>
            </w:r>
          </w:p>
        </w:tc>
      </w:tr>
      <w:tr w:rsidR="00190910" w14:paraId="73C82D0E" w14:textId="77777777" w:rsidTr="00ED17FD">
        <w:tc>
          <w:tcPr>
            <w:tcW w:w="1734" w:type="dxa"/>
          </w:tcPr>
          <w:p w14:paraId="5613E44C" w14:textId="77777777" w:rsidR="00190910" w:rsidRDefault="00190910" w:rsidP="00190910">
            <w:pPr>
              <w:pStyle w:val="PCJTable"/>
            </w:pPr>
            <w:r>
              <w:t>NUtE</w:t>
            </w:r>
          </w:p>
        </w:tc>
        <w:tc>
          <w:tcPr>
            <w:tcW w:w="1120" w:type="dxa"/>
          </w:tcPr>
          <w:p w14:paraId="542A28C0" w14:textId="77777777" w:rsidR="00190910" w:rsidRDefault="00190910" w:rsidP="00190910">
            <w:pPr>
              <w:pStyle w:val="PCJTable"/>
            </w:pPr>
            <w:r>
              <w:t>18.86</w:t>
            </w:r>
            <w:r w:rsidRPr="00CE44E5">
              <w:t xml:space="preserve"> </w:t>
            </w:r>
            <w:r w:rsidRPr="00CE44E5">
              <w:rPr>
                <w:szCs w:val="16"/>
              </w:rPr>
              <w:t>(</w:t>
            </w:r>
            <w:r>
              <w:rPr>
                <w:szCs w:val="16"/>
              </w:rPr>
              <w:t>1.00</w:t>
            </w:r>
            <w:r w:rsidRPr="00CE44E5">
              <w:rPr>
                <w:szCs w:val="16"/>
              </w:rPr>
              <w:t>)</w:t>
            </w:r>
          </w:p>
        </w:tc>
        <w:tc>
          <w:tcPr>
            <w:tcW w:w="1061" w:type="dxa"/>
          </w:tcPr>
          <w:p w14:paraId="706A323A" w14:textId="77777777" w:rsidR="00190910" w:rsidRDefault="00190910" w:rsidP="00190910">
            <w:pPr>
              <w:pStyle w:val="PCJTable"/>
            </w:pPr>
            <w:r>
              <w:t>19.08</w:t>
            </w:r>
            <w:r w:rsidRPr="00B06C21">
              <w:rPr>
                <w:b/>
                <w:vertAlign w:val="superscript"/>
              </w:rPr>
              <w:t>a</w:t>
            </w:r>
            <w:r w:rsidRPr="00CE44E5">
              <w:t xml:space="preserve"> </w:t>
            </w:r>
            <w:r w:rsidRPr="00CE44E5">
              <w:rPr>
                <w:szCs w:val="16"/>
              </w:rPr>
              <w:t>(</w:t>
            </w:r>
            <w:r>
              <w:rPr>
                <w:szCs w:val="16"/>
              </w:rPr>
              <w:t>0.59</w:t>
            </w:r>
            <w:r w:rsidRPr="00CE44E5">
              <w:rPr>
                <w:szCs w:val="16"/>
              </w:rPr>
              <w:t>)</w:t>
            </w:r>
          </w:p>
        </w:tc>
        <w:tc>
          <w:tcPr>
            <w:tcW w:w="1178" w:type="dxa"/>
          </w:tcPr>
          <w:p w14:paraId="3515CB2A" w14:textId="77777777" w:rsidR="00190910" w:rsidRDefault="00190910" w:rsidP="00190910">
            <w:pPr>
              <w:pStyle w:val="PCJTable"/>
            </w:pPr>
            <w:r>
              <w:t>18.30</w:t>
            </w:r>
            <w:r w:rsidRPr="00B06C21">
              <w:rPr>
                <w:b/>
                <w:vertAlign w:val="superscript"/>
              </w:rPr>
              <w:t>b</w:t>
            </w:r>
            <w:r w:rsidRPr="00CE44E5">
              <w:t xml:space="preserve"> </w:t>
            </w:r>
            <w:r w:rsidRPr="00CE44E5">
              <w:rPr>
                <w:szCs w:val="16"/>
              </w:rPr>
              <w:t>(</w:t>
            </w:r>
            <w:r>
              <w:rPr>
                <w:szCs w:val="16"/>
              </w:rPr>
              <w:t>1.34</w:t>
            </w:r>
            <w:r w:rsidRPr="00CE44E5">
              <w:rPr>
                <w:szCs w:val="16"/>
              </w:rPr>
              <w:t>)</w:t>
            </w:r>
          </w:p>
        </w:tc>
        <w:tc>
          <w:tcPr>
            <w:tcW w:w="1178" w:type="dxa"/>
          </w:tcPr>
          <w:p w14:paraId="201FD9E9" w14:textId="77777777" w:rsidR="00190910" w:rsidRDefault="00190910" w:rsidP="00190910">
            <w:pPr>
              <w:pStyle w:val="PCJTable"/>
            </w:pPr>
            <w:r>
              <w:t>19.12</w:t>
            </w:r>
            <w:r w:rsidRPr="00B06C21">
              <w:rPr>
                <w:b/>
                <w:vertAlign w:val="superscript"/>
              </w:rPr>
              <w:t>a</w:t>
            </w:r>
            <w:r w:rsidRPr="00CE44E5">
              <w:rPr>
                <w:vertAlign w:val="superscript"/>
              </w:rPr>
              <w:t xml:space="preserve"> </w:t>
            </w:r>
            <w:r w:rsidRPr="00CE44E5">
              <w:rPr>
                <w:szCs w:val="16"/>
              </w:rPr>
              <w:t>(</w:t>
            </w:r>
            <w:r>
              <w:rPr>
                <w:szCs w:val="16"/>
              </w:rPr>
              <w:t>1.27</w:t>
            </w:r>
            <w:r w:rsidRPr="00CE44E5">
              <w:rPr>
                <w:szCs w:val="16"/>
              </w:rPr>
              <w:t>)</w:t>
            </w:r>
          </w:p>
        </w:tc>
        <w:tc>
          <w:tcPr>
            <w:tcW w:w="709" w:type="dxa"/>
          </w:tcPr>
          <w:p w14:paraId="00F77659" w14:textId="77777777" w:rsidR="00190910" w:rsidRDefault="00190910" w:rsidP="00190910">
            <w:pPr>
              <w:pStyle w:val="PCJTable"/>
            </w:pPr>
            <w:r>
              <w:t>0.15</w:t>
            </w:r>
          </w:p>
        </w:tc>
        <w:tc>
          <w:tcPr>
            <w:tcW w:w="751" w:type="dxa"/>
          </w:tcPr>
          <w:p w14:paraId="3083D860" w14:textId="77777777" w:rsidR="00190910" w:rsidRDefault="00190910" w:rsidP="00190910">
            <w:pPr>
              <w:pStyle w:val="PCJTable"/>
            </w:pPr>
            <w:r>
              <w:t>0.17</w:t>
            </w:r>
          </w:p>
        </w:tc>
        <w:tc>
          <w:tcPr>
            <w:tcW w:w="703" w:type="dxa"/>
          </w:tcPr>
          <w:p w14:paraId="4D109C83" w14:textId="77777777" w:rsidR="00190910" w:rsidRDefault="00190910" w:rsidP="00190910">
            <w:pPr>
              <w:pStyle w:val="PCJTable"/>
            </w:pPr>
            <w:r>
              <w:t>0</w:t>
            </w:r>
          </w:p>
        </w:tc>
        <w:tc>
          <w:tcPr>
            <w:tcW w:w="586" w:type="dxa"/>
          </w:tcPr>
          <w:p w14:paraId="1151376E" w14:textId="77777777" w:rsidR="00190910" w:rsidRDefault="00190910" w:rsidP="00190910">
            <w:pPr>
              <w:pStyle w:val="PCJTable"/>
            </w:pPr>
            <w:r>
              <w:t>0</w:t>
            </w:r>
          </w:p>
        </w:tc>
      </w:tr>
    </w:tbl>
    <w:bookmarkEnd w:id="8"/>
    <w:p w14:paraId="70847E26" w14:textId="77777777" w:rsidR="00ED17FD" w:rsidRPr="00BF7D9A" w:rsidRDefault="00ED17FD" w:rsidP="00ED17FD">
      <w:pPr>
        <w:pStyle w:val="PCJnotetable"/>
      </w:pPr>
      <w:r w:rsidRPr="00BF7D9A">
        <w:t xml:space="preserve">Standard deviation (SD) </w:t>
      </w:r>
      <w:r>
        <w:t xml:space="preserve">values </w:t>
      </w:r>
      <w:r w:rsidRPr="00BF7D9A">
        <w:t xml:space="preserve">are given into </w:t>
      </w:r>
      <w:r>
        <w:t>brackets</w:t>
      </w:r>
      <w:r w:rsidRPr="00BF7D9A">
        <w:t xml:space="preserve">. The superscript letters (a, ab and b) represent </w:t>
      </w:r>
      <w:r>
        <w:t xml:space="preserve">significance groups, according to ANOVA analysis followed by Tuckey tests, with an </w:t>
      </w:r>
      <w:r w:rsidRPr="00BF7D9A">
        <w:rPr>
          <w:rFonts w:ascii="Symbol" w:hAnsi="Symbol"/>
        </w:rPr>
        <w:t></w:t>
      </w:r>
      <w:r>
        <w:t xml:space="preserve"> risk of 5%</w:t>
      </w:r>
      <w:r w:rsidRPr="00BF7D9A">
        <w:t>.</w:t>
      </w:r>
    </w:p>
    <w:p w14:paraId="7C8342CE" w14:textId="72D58F4F" w:rsidR="00361F5E" w:rsidRPr="00B340C3" w:rsidDel="003C04E2" w:rsidRDefault="00361F5E" w:rsidP="00361F5E">
      <w:pPr>
        <w:pStyle w:val="PCJSubsection"/>
      </w:pPr>
      <w:r>
        <w:t xml:space="preserve">Early plant </w:t>
      </w:r>
      <w:r w:rsidR="00B248C5">
        <w:t xml:space="preserve">vigor </w:t>
      </w:r>
      <w:r>
        <w:t xml:space="preserve">was </w:t>
      </w:r>
      <w:r w:rsidRPr="00F67B0C">
        <w:t>controlled by 2</w:t>
      </w:r>
      <w:r w:rsidR="005E3FA6">
        <w:t>4</w:t>
      </w:r>
      <w:r w:rsidRPr="00F67B0C">
        <w:t xml:space="preserve"> genomic regions</w:t>
      </w:r>
    </w:p>
    <w:p w14:paraId="44165976" w14:textId="3BDE46D5" w:rsidR="00335BD1" w:rsidRPr="008C3398" w:rsidRDefault="00335BD1" w:rsidP="00361F5E">
      <w:pPr>
        <w:pStyle w:val="PCJtext"/>
      </w:pPr>
      <w:r w:rsidRPr="008C3398">
        <w:t>A total of t</w:t>
      </w:r>
      <w:r w:rsidR="00A74686" w:rsidRPr="008C3398">
        <w:t xml:space="preserve">wenty-five </w:t>
      </w:r>
      <w:r w:rsidRPr="008C3398">
        <w:t>trait-associated SNP w</w:t>
      </w:r>
      <w:r w:rsidR="00DE5DC2" w:rsidRPr="008C3398">
        <w:t>ere</w:t>
      </w:r>
      <w:r w:rsidRPr="008C3398">
        <w:t xml:space="preserve"> identified by GWAS using the whole diversity panel</w:t>
      </w:r>
      <w:r w:rsidR="005176B0" w:rsidRPr="008C3398">
        <w:t xml:space="preserve"> </w:t>
      </w:r>
      <w:r w:rsidRPr="008C3398">
        <w:t xml:space="preserve">(Fig. </w:t>
      </w:r>
      <w:r w:rsidR="00452D41">
        <w:t>4</w:t>
      </w:r>
      <w:r w:rsidRPr="008C3398">
        <w:t xml:space="preserve">; Supplemental Table </w:t>
      </w:r>
      <w:r w:rsidR="00452D41">
        <w:t>4</w:t>
      </w:r>
      <w:r w:rsidRPr="008C3398">
        <w:t>)</w:t>
      </w:r>
      <w:r w:rsidR="009412CF">
        <w:t xml:space="preserve"> </w:t>
      </w:r>
      <w:r w:rsidR="00A74686" w:rsidRPr="008C3398">
        <w:t xml:space="preserve">for the </w:t>
      </w:r>
      <w:r w:rsidR="007035BB">
        <w:t xml:space="preserve">16 </w:t>
      </w:r>
      <w:r w:rsidR="00A74686" w:rsidRPr="008C3398">
        <w:t xml:space="preserve">individual traits </w:t>
      </w:r>
      <w:r w:rsidR="007035BB">
        <w:t>under study</w:t>
      </w:r>
      <w:r w:rsidR="00A74686" w:rsidRPr="008C3398">
        <w:t>.</w:t>
      </w:r>
      <w:r w:rsidR="00361F5E" w:rsidRPr="008C3398">
        <w:t xml:space="preserve"> For each locus, the explained variance (R²) ranged from 0.65% to 11.83%, indicating low to moderate effects. A first result was the absence of loci identified for SLA and LAR that was consistent with the fact that </w:t>
      </w:r>
      <w:r w:rsidR="00361F5E" w:rsidRPr="002723F9">
        <w:t>these two traits displayed the lowest heritabilities (0.02 and 0.03 respectively). When examining the positions of the</w:t>
      </w:r>
      <w:r w:rsidRPr="002723F9">
        <w:t>se</w:t>
      </w:r>
      <w:r w:rsidR="00361F5E" w:rsidRPr="002723F9">
        <w:t xml:space="preserve"> 2</w:t>
      </w:r>
      <w:r w:rsidR="00A74686" w:rsidRPr="002723F9">
        <w:t>5</w:t>
      </w:r>
      <w:r w:rsidR="00361F5E" w:rsidRPr="002723F9">
        <w:t xml:space="preserve"> </w:t>
      </w:r>
      <w:r w:rsidRPr="002723F9">
        <w:t>markers</w:t>
      </w:r>
      <w:r w:rsidR="00361F5E" w:rsidRPr="002723F9">
        <w:t xml:space="preserve">, colocations were shown that reduced the QTL list to 19 genomic regions involved in early plant development (Fig. </w:t>
      </w:r>
      <w:r w:rsidR="00452D41" w:rsidRPr="002723F9">
        <w:t>4</w:t>
      </w:r>
      <w:r w:rsidR="00361F5E" w:rsidRPr="002723F9">
        <w:t xml:space="preserve">, Supplemental Table </w:t>
      </w:r>
      <w:r w:rsidR="00452D41" w:rsidRPr="002723F9">
        <w:t>4</w:t>
      </w:r>
      <w:r w:rsidR="00361F5E" w:rsidRPr="002723F9">
        <w:t>). Most of the SNP colocations concerned highly correlated traits such as those involved in aerial growth dynamics (QTL.A06.1, QTL.C04.1)</w:t>
      </w:r>
      <w:r w:rsidR="00B70B9B" w:rsidRPr="002723F9">
        <w:t xml:space="preserve"> or</w:t>
      </w:r>
      <w:r w:rsidR="00361F5E" w:rsidRPr="002723F9">
        <w:t xml:space="preserve"> biomass and surface (QTL.A04.1). In contrast, QTL.A01.1 and QTL.C07.1 supported traits that were </w:t>
      </w:r>
      <w:r w:rsidR="009A5914" w:rsidRPr="002723F9">
        <w:t xml:space="preserve">moderetaly </w:t>
      </w:r>
      <w:r w:rsidR="00361F5E" w:rsidRPr="002723F9">
        <w:t xml:space="preserve">correlated </w:t>
      </w:r>
      <w:r w:rsidR="009A5914" w:rsidRPr="002723F9">
        <w:t>(</w:t>
      </w:r>
      <w:r w:rsidR="00361F5E" w:rsidRPr="002723F9">
        <w:t>RDW and NUtE for QTL.A01.1</w:t>
      </w:r>
      <w:r w:rsidR="009412CF" w:rsidRPr="002723F9">
        <w:t>,</w:t>
      </w:r>
      <w:r w:rsidR="009A5914" w:rsidRPr="002723F9">
        <w:t xml:space="preserve"> r=0.34</w:t>
      </w:r>
      <w:r w:rsidR="00361F5E" w:rsidRPr="002723F9">
        <w:t>; LASNQ and NUtE for QTL.C07.1</w:t>
      </w:r>
      <w:r w:rsidR="009412CF" w:rsidRPr="002723F9">
        <w:t>,</w:t>
      </w:r>
      <w:r w:rsidR="009A5914" w:rsidRPr="002723F9">
        <w:t xml:space="preserve"> r=0.43</w:t>
      </w:r>
      <w:r w:rsidR="00361F5E" w:rsidRPr="002723F9">
        <w:t>). At these positions, the favorable allele was the same for the different traits controlled by the locus, indicating possible pleiotropic effects of these regions.</w:t>
      </w:r>
      <w:r w:rsidR="00361F5E" w:rsidRPr="008C3398">
        <w:t xml:space="preserve"> </w:t>
      </w:r>
    </w:p>
    <w:p w14:paraId="3133D23B" w14:textId="604A229D" w:rsidR="00C854E0" w:rsidRDefault="006D7B2E" w:rsidP="007035BB">
      <w:pPr>
        <w:pStyle w:val="PCJtext"/>
      </w:pPr>
      <w:r>
        <w:t>Using the four PCA dimensions as GWAS variables led to the identification of nine additional genomic regions involved in the control of combinations of early vigour traits (Fig. 4). F</w:t>
      </w:r>
      <w:r w:rsidR="008110D0">
        <w:t>isrtly, f</w:t>
      </w:r>
      <w:r>
        <w:t xml:space="preserve">our </w:t>
      </w:r>
      <w:r w:rsidRPr="00213847">
        <w:t xml:space="preserve">colocations were </w:t>
      </w:r>
      <w:r w:rsidR="00EB17D0">
        <w:t xml:space="preserve">observed </w:t>
      </w:r>
      <w:r>
        <w:t>with single trait associated loci, consisting of QTL.</w:t>
      </w:r>
      <w:r w:rsidRPr="00213847">
        <w:t>A04.1</w:t>
      </w:r>
      <w:r>
        <w:t>, QTL.A04.2, QTL.C08.1 and QTL.C09.2</w:t>
      </w:r>
      <w:r w:rsidR="00EB17D0">
        <w:t xml:space="preserve"> (Fig. 4, Supplemental Table 4)</w:t>
      </w:r>
      <w:r>
        <w:t>. At the exception of QTL.A04.2 which was detected on one hand for LWR and on the other hand for PCA dimension 4 for which LWR was not a major contributor, all the other three PCA dimension</w:t>
      </w:r>
      <w:r w:rsidR="00360692">
        <w:t xml:space="preserve"> based loci</w:t>
      </w:r>
      <w:r>
        <w:t xml:space="preserve"> supported the single trait loci</w:t>
      </w:r>
      <w:r w:rsidR="00EB17D0">
        <w:t xml:space="preserve"> underlying colocations</w:t>
      </w:r>
      <w:r>
        <w:t>. Indeed, QTL.</w:t>
      </w:r>
      <w:r w:rsidRPr="00213847">
        <w:t>A04.1</w:t>
      </w:r>
      <w:r>
        <w:t xml:space="preserve"> was identified </w:t>
      </w:r>
      <w:r w:rsidR="008110D0">
        <w:t>for</w:t>
      </w:r>
      <w:r>
        <w:t xml:space="preserve"> PCA dimensions 1 and 3</w:t>
      </w:r>
      <w:r w:rsidR="00360692">
        <w:t xml:space="preserve"> for which SDW and LA were major contributors respectively</w:t>
      </w:r>
      <w:r>
        <w:t>; QTL.C08.1</w:t>
      </w:r>
      <w:r w:rsidR="008110D0">
        <w:t xml:space="preserve"> was revealed for PCA dimension 2 where SNU mainly contributed</w:t>
      </w:r>
      <w:r w:rsidR="00360692">
        <w:t xml:space="preserve">; </w:t>
      </w:r>
      <w:r>
        <w:t>and</w:t>
      </w:r>
      <w:r w:rsidR="00360692">
        <w:t xml:space="preserve"> finally</w:t>
      </w:r>
      <w:r>
        <w:t xml:space="preserve"> QTL.C09.2</w:t>
      </w:r>
      <w:r w:rsidR="008110D0">
        <w:t xml:space="preserve"> was a PCA dimension 3 loci where SCA was the most contribution trait. These co</w:t>
      </w:r>
      <w:r w:rsidR="00DE5DC2">
        <w:t>locations</w:t>
      </w:r>
      <w:r w:rsidR="008110D0">
        <w:t xml:space="preserve"> strenghtened </w:t>
      </w:r>
      <w:r w:rsidR="00EB01B5">
        <w:t>the involvement of</w:t>
      </w:r>
      <w:r w:rsidR="00DE5DC2">
        <w:t xml:space="preserve"> the </w:t>
      </w:r>
      <w:r w:rsidR="00213847">
        <w:t>corresponding genomic regions in the genetic control of early plant growth</w:t>
      </w:r>
      <w:r w:rsidR="009412CF">
        <w:t xml:space="preserve"> related traits</w:t>
      </w:r>
      <w:r w:rsidR="00213847">
        <w:t xml:space="preserve">. </w:t>
      </w:r>
      <w:r w:rsidR="008110D0">
        <w:t xml:space="preserve">Secondly, </w:t>
      </w:r>
      <w:r w:rsidR="008110D0">
        <w:lastRenderedPageBreak/>
        <w:t>five genomic regions not detected with the single trait analysis were retrieved with PCA dimension 3 (QTL.A09.2 and QTL.C02.1) and 4 (</w:t>
      </w:r>
      <w:r w:rsidR="00472DA3">
        <w:t>QTL.A09.1</w:t>
      </w:r>
      <w:r w:rsidR="009412CF">
        <w:t>,</w:t>
      </w:r>
      <w:r w:rsidR="00472DA3">
        <w:t xml:space="preserve"> </w:t>
      </w:r>
      <w:r w:rsidR="009412CF">
        <w:t xml:space="preserve">QTL.A10.2 </w:t>
      </w:r>
      <w:r w:rsidR="00472DA3">
        <w:t xml:space="preserve">and </w:t>
      </w:r>
      <w:r w:rsidR="008110D0">
        <w:t>QTL.</w:t>
      </w:r>
      <w:r w:rsidR="00472DA3">
        <w:t>C09.1</w:t>
      </w:r>
      <w:r w:rsidR="008110D0">
        <w:t>)</w:t>
      </w:r>
      <w:r w:rsidR="005E3FA6">
        <w:t xml:space="preserve">. </w:t>
      </w:r>
    </w:p>
    <w:p w14:paraId="3CA55113" w14:textId="05E7CFC0" w:rsidR="00210C25" w:rsidRPr="0069488C" w:rsidRDefault="009412CF" w:rsidP="00210C25">
      <w:pPr>
        <w:pStyle w:val="PCJtext"/>
      </w:pPr>
      <w:r w:rsidRPr="007035BB">
        <w:t xml:space="preserve">In conclusion, </w:t>
      </w:r>
      <w:r w:rsidR="00230EF1" w:rsidRPr="007035BB">
        <w:t xml:space="preserve">the complete set of QTL involved in the genetic determination of early plant </w:t>
      </w:r>
      <w:r w:rsidR="00B248C5">
        <w:t>vigor</w:t>
      </w:r>
      <w:r w:rsidR="00B248C5" w:rsidRPr="007035BB">
        <w:t xml:space="preserve"> </w:t>
      </w:r>
      <w:r w:rsidR="00230EF1" w:rsidRPr="007035BB">
        <w:t xml:space="preserve">comprised 24 genomic regions, of which 19 were identified as controlling </w:t>
      </w:r>
      <w:r w:rsidR="00EB17D0">
        <w:t xml:space="preserve">the </w:t>
      </w:r>
      <w:r w:rsidR="00230EF1" w:rsidRPr="007035BB">
        <w:t>individual traits and the remaining 5 as controlling PCA dimensions</w:t>
      </w:r>
      <w:r w:rsidR="00EB17D0">
        <w:t xml:space="preserve"> 3 and 4</w:t>
      </w:r>
      <w:r w:rsidR="00230EF1" w:rsidRPr="007035BB">
        <w:t>.</w:t>
      </w:r>
      <w:r w:rsidR="00210C25" w:rsidRPr="00210C25">
        <w:t xml:space="preserve"> </w:t>
      </w:r>
      <w:r w:rsidR="00210C25">
        <w:t xml:space="preserve">When comparing </w:t>
      </w:r>
      <w:r w:rsidR="00210C25" w:rsidRPr="0069488C">
        <w:t>the GWAS results with the genome scan results based on the F</w:t>
      </w:r>
      <w:r w:rsidR="00210C25" w:rsidRPr="0069488C">
        <w:rPr>
          <w:vertAlign w:val="subscript"/>
        </w:rPr>
        <w:t>ST</w:t>
      </w:r>
      <w:r w:rsidR="00210C25" w:rsidRPr="0069488C">
        <w:t xml:space="preserve"> metrics</w:t>
      </w:r>
      <w:r w:rsidR="00210C25">
        <w:t xml:space="preserve">, we observed </w:t>
      </w:r>
      <w:r w:rsidR="00210C25" w:rsidRPr="0069488C">
        <w:t xml:space="preserve">that 14 of the 24 </w:t>
      </w:r>
      <w:r w:rsidR="00210C25">
        <w:t>QTL</w:t>
      </w:r>
      <w:r w:rsidR="00210C25" w:rsidRPr="0069488C">
        <w:t xml:space="preserve"> colocalized with genomic regions </w:t>
      </w:r>
      <w:r w:rsidR="00210C25">
        <w:t>showing</w:t>
      </w:r>
      <w:r w:rsidR="00210C25" w:rsidRPr="0069488C">
        <w:t xml:space="preserve"> strong differentiation between clusters</w:t>
      </w:r>
      <w:r w:rsidR="00210C25" w:rsidRPr="0073149E">
        <w:t xml:space="preserve"> </w:t>
      </w:r>
      <w:r w:rsidR="00210C25">
        <w:t xml:space="preserve">(Fig. 4, </w:t>
      </w:r>
      <w:r w:rsidR="00210C25" w:rsidRPr="0069488C">
        <w:t xml:space="preserve">Supplemental Tables 3 and </w:t>
      </w:r>
      <w:r w:rsidR="00210C25">
        <w:t>4</w:t>
      </w:r>
      <w:r w:rsidR="00210C25" w:rsidRPr="0069488C">
        <w:t xml:space="preserve">). </w:t>
      </w:r>
    </w:p>
    <w:p w14:paraId="1A832FB0" w14:textId="2D241541" w:rsidR="00EB17D0" w:rsidRDefault="00EB17D0" w:rsidP="007035BB">
      <w:pPr>
        <w:pStyle w:val="PCJtext"/>
      </w:pPr>
    </w:p>
    <w:p w14:paraId="57BCECE1" w14:textId="2CC19BCF" w:rsidR="004C29B9" w:rsidRPr="007035BB" w:rsidRDefault="004C29B9" w:rsidP="007035BB">
      <w:pPr>
        <w:pStyle w:val="PCJtext"/>
      </w:pPr>
      <w:r w:rsidRPr="007035BB">
        <w:drawing>
          <wp:inline distT="0" distB="0" distL="0" distR="0" wp14:anchorId="1EB65EFA" wp14:editId="419256E4">
            <wp:extent cx="5601593" cy="5635188"/>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8473" cy="5642110"/>
                    </a:xfrm>
                    <a:prstGeom prst="rect">
                      <a:avLst/>
                    </a:prstGeom>
                    <a:noFill/>
                  </pic:spPr>
                </pic:pic>
              </a:graphicData>
            </a:graphic>
          </wp:inline>
        </w:drawing>
      </w:r>
    </w:p>
    <w:p w14:paraId="6B6BB87D" w14:textId="2919AA94" w:rsidR="00190910" w:rsidRPr="00190910" w:rsidRDefault="00190910" w:rsidP="00190910">
      <w:pPr>
        <w:pStyle w:val="PCJFigure"/>
      </w:pPr>
      <w:r w:rsidRPr="00190910">
        <w:t xml:space="preserve">Figure </w:t>
      </w:r>
      <w:r w:rsidR="00452D41">
        <w:t>4</w:t>
      </w:r>
      <w:r w:rsidR="00452D41" w:rsidRPr="00190910">
        <w:t xml:space="preserve"> </w:t>
      </w:r>
      <w:r w:rsidRPr="00190910">
        <w:t xml:space="preserve">- Genetic architecture of the 16 early plant </w:t>
      </w:r>
      <w:r w:rsidR="00B248C5">
        <w:t>vigor</w:t>
      </w:r>
      <w:r w:rsidR="00B248C5" w:rsidRPr="00190910">
        <w:t xml:space="preserve"> </w:t>
      </w:r>
      <w:r w:rsidRPr="00190910">
        <w:t>traits in rapeseed</w:t>
      </w:r>
      <w:r w:rsidR="009A5914">
        <w:t xml:space="preserve"> and the four PCA dimensions</w:t>
      </w:r>
      <w:r w:rsidRPr="00190910">
        <w:t xml:space="preserve">. Each track corresponds to </w:t>
      </w:r>
      <w:r w:rsidR="009B3000">
        <w:t xml:space="preserve">a </w:t>
      </w:r>
      <w:r w:rsidRPr="00190910">
        <w:t xml:space="preserve">trait </w:t>
      </w:r>
      <w:r w:rsidR="009A5914">
        <w:t>or</w:t>
      </w:r>
      <w:r w:rsidRPr="00190910">
        <w:t xml:space="preserve"> </w:t>
      </w:r>
      <w:r w:rsidR="009B3000">
        <w:t>a</w:t>
      </w:r>
      <w:r w:rsidR="009A5914">
        <w:t xml:space="preserve"> PCA </w:t>
      </w:r>
      <w:r w:rsidRPr="00190910">
        <w:t>dimension. Colocations of QTL are framed and stars (*) indicate colocations between QTL and highly differentiated regions (</w:t>
      </w:r>
      <w:commentRangeStart w:id="9"/>
      <w:r w:rsidRPr="00190910">
        <w:t>F</w:t>
      </w:r>
      <w:r w:rsidRPr="00190910">
        <w:rPr>
          <w:vertAlign w:val="subscript"/>
        </w:rPr>
        <w:t>ST</w:t>
      </w:r>
      <w:commentRangeEnd w:id="9"/>
      <w:r w:rsidR="00B70B9B">
        <w:rPr>
          <w:rStyle w:val="Marquedecommentaire"/>
          <w:rFonts w:eastAsiaTheme="minorHAnsi" w:cstheme="minorBidi"/>
          <w:noProof w:val="0"/>
          <w:lang w:eastAsia="en-US"/>
        </w:rPr>
        <w:commentReference w:id="9"/>
      </w:r>
      <w:r w:rsidRPr="00190910">
        <w:t>).</w:t>
      </w:r>
    </w:p>
    <w:p w14:paraId="2C52F688" w14:textId="365C7ED2" w:rsidR="00361F5E" w:rsidRPr="00B340C3" w:rsidRDefault="00361F5E" w:rsidP="00361F5E">
      <w:pPr>
        <w:pStyle w:val="PCJSubsection"/>
      </w:pPr>
      <w:r>
        <w:t>Most</w:t>
      </w:r>
      <w:r w:rsidRPr="00B340C3" w:rsidDel="003C04E2">
        <w:t xml:space="preserve"> </w:t>
      </w:r>
      <w:r>
        <w:t xml:space="preserve">of the </w:t>
      </w:r>
      <w:r w:rsidRPr="00B340C3" w:rsidDel="003C04E2">
        <w:t xml:space="preserve">favorable alleles associated with early </w:t>
      </w:r>
      <w:r>
        <w:t xml:space="preserve">plant </w:t>
      </w:r>
      <w:r w:rsidR="00B248C5">
        <w:t>vigor</w:t>
      </w:r>
      <w:r w:rsidR="00B248C5" w:rsidRPr="00B340C3" w:rsidDel="003C04E2">
        <w:t xml:space="preserve"> </w:t>
      </w:r>
      <w:r>
        <w:t xml:space="preserve">traits presented different frequencies according to </w:t>
      </w:r>
      <w:r w:rsidRPr="00B340C3" w:rsidDel="003C04E2">
        <w:t>genomic cluster</w:t>
      </w:r>
    </w:p>
    <w:p w14:paraId="2CD3E6F8" w14:textId="157A0446" w:rsidR="00361F5E" w:rsidRDefault="00361F5E" w:rsidP="00361F5E">
      <w:pPr>
        <w:pStyle w:val="PCJtext"/>
      </w:pPr>
      <w:r>
        <w:t xml:space="preserve">In order to investigate a putative unbalanced distribution of </w:t>
      </w:r>
      <w:r w:rsidRPr="00B340C3">
        <w:t xml:space="preserve">favorable alleles </w:t>
      </w:r>
      <w:r>
        <w:t xml:space="preserve">underlying early plant </w:t>
      </w:r>
      <w:r w:rsidR="00B248C5">
        <w:t>vigort</w:t>
      </w:r>
      <w:r>
        <w:t xml:space="preserve">-related traits within the whole </w:t>
      </w:r>
      <w:r w:rsidR="004F7118">
        <w:t>diversity panel</w:t>
      </w:r>
      <w:r>
        <w:t>, their frequencies were compared between the genomic clusters for each QTL</w:t>
      </w:r>
      <w:r w:rsidRPr="00B340C3">
        <w:t xml:space="preserve">. </w:t>
      </w:r>
      <w:r>
        <w:t xml:space="preserve">Alleles were considered as favorable when they </w:t>
      </w:r>
      <w:r>
        <w:lastRenderedPageBreak/>
        <w:t xml:space="preserve">increased the value of the trait. </w:t>
      </w:r>
      <w:r w:rsidRPr="001E702D">
        <w:t xml:space="preserve">Overall, our results showed that the frequencies of favorable alleles differed significantly between the three </w:t>
      </w:r>
      <w:r>
        <w:t>clusters</w:t>
      </w:r>
      <w:r w:rsidRPr="001E702D">
        <w:t xml:space="preserve"> (Table </w:t>
      </w:r>
      <w:r w:rsidR="00452D41">
        <w:t>4</w:t>
      </w:r>
      <w:r w:rsidRPr="001E702D">
        <w:t xml:space="preserve">). One first striking observation </w:t>
      </w:r>
      <w:r w:rsidR="004C29B9">
        <w:t xml:space="preserve">was that </w:t>
      </w:r>
      <w:r>
        <w:t xml:space="preserve">for </w:t>
      </w:r>
      <w:r w:rsidRPr="001E702D">
        <w:t xml:space="preserve">QTL.A06.3 (SR) and QTL.A10.1 (RDW) the favorable alleles </w:t>
      </w:r>
      <w:r>
        <w:t xml:space="preserve">corresponded </w:t>
      </w:r>
      <w:r w:rsidR="00FD50FF">
        <w:t xml:space="preserve">to </w:t>
      </w:r>
      <w:r w:rsidRPr="001E702D">
        <w:t>the</w:t>
      </w:r>
      <w:r>
        <w:t xml:space="preserve"> </w:t>
      </w:r>
      <w:r w:rsidRPr="001E702D">
        <w:t>minor allele</w:t>
      </w:r>
      <w:r w:rsidR="004C29B9">
        <w:t xml:space="preserve"> for the three clusters</w:t>
      </w:r>
      <w:r w:rsidRPr="00047EB6">
        <w:t>.</w:t>
      </w:r>
      <w:r>
        <w:t xml:space="preserve"> </w:t>
      </w:r>
      <w:bookmarkStart w:id="10" w:name="_Hlk179990659"/>
      <w:r w:rsidR="004C29B9">
        <w:t xml:space="preserve">In contrast, the favorable allele </w:t>
      </w:r>
      <w:r w:rsidR="00230EF1">
        <w:t xml:space="preserve">for QTL.A10.2 </w:t>
      </w:r>
      <w:r w:rsidR="004C29B9">
        <w:t>was the major one in the three clusters. F</w:t>
      </w:r>
      <w:r w:rsidRPr="001E702D">
        <w:t xml:space="preserve">or </w:t>
      </w:r>
      <w:r w:rsidR="004C29B9">
        <w:t xml:space="preserve">the </w:t>
      </w:r>
      <w:r w:rsidR="00DE5DC2">
        <w:t>21</w:t>
      </w:r>
      <w:r w:rsidR="004C29B9">
        <w:t xml:space="preserve"> remaining</w:t>
      </w:r>
      <w:r w:rsidRPr="001E702D">
        <w:t xml:space="preserve"> </w:t>
      </w:r>
      <w:r>
        <w:t xml:space="preserve">QTL, the favorable allele frequency depended on the considered cluster. For </w:t>
      </w:r>
      <w:r w:rsidR="008F2258">
        <w:t>1</w:t>
      </w:r>
      <w:r w:rsidR="00DE5DC2">
        <w:t>6</w:t>
      </w:r>
      <w:r w:rsidR="008F2258">
        <w:t xml:space="preserve"> </w:t>
      </w:r>
      <w:r>
        <w:t xml:space="preserve">QTL, the favorable allele corresponded to the major allele (frequency &gt; 0.5) in only one of the three </w:t>
      </w:r>
      <w:r w:rsidRPr="00D530AB">
        <w:t>cluster</w:t>
      </w:r>
      <w:r>
        <w:t>s</w:t>
      </w:r>
      <w:r w:rsidRPr="00D530AB">
        <w:t xml:space="preserve"> (C1: </w:t>
      </w:r>
      <w:r w:rsidR="00DE5DC2">
        <w:t>7</w:t>
      </w:r>
      <w:r w:rsidRPr="00D530AB">
        <w:t xml:space="preserve"> QTL</w:t>
      </w:r>
      <w:r w:rsidR="00F96A22">
        <w:t>,</w:t>
      </w:r>
      <w:r w:rsidRPr="00D530AB">
        <w:t xml:space="preserve"> C2: </w:t>
      </w:r>
      <w:r>
        <w:t>3</w:t>
      </w:r>
      <w:r w:rsidRPr="00D530AB">
        <w:t xml:space="preserve"> QTL and C3: </w:t>
      </w:r>
      <w:r w:rsidR="004C29B9">
        <w:t>6</w:t>
      </w:r>
      <w:r w:rsidRPr="00D530AB">
        <w:t xml:space="preserve"> QTL), thus demonstrating that it is possible to use one </w:t>
      </w:r>
      <w:r>
        <w:t>genomic</w:t>
      </w:r>
      <w:r w:rsidRPr="00D530AB">
        <w:t xml:space="preserve"> </w:t>
      </w:r>
      <w:r>
        <w:t>cluster</w:t>
      </w:r>
      <w:r w:rsidRPr="00D530AB">
        <w:t xml:space="preserve"> to </w:t>
      </w:r>
      <w:r>
        <w:t>enrich</w:t>
      </w:r>
      <w:r w:rsidRPr="00D530AB">
        <w:t xml:space="preserve"> the other two</w:t>
      </w:r>
      <w:r>
        <w:t xml:space="preserve"> with favorable allele</w:t>
      </w:r>
      <w:r w:rsidRPr="00D530AB">
        <w:t xml:space="preserve">. </w:t>
      </w:r>
      <w:r w:rsidRPr="00235A04">
        <w:t xml:space="preserve">For </w:t>
      </w:r>
      <w:r w:rsidR="00DE5DC2">
        <w:t>5</w:t>
      </w:r>
      <w:r w:rsidR="008F2258">
        <w:t xml:space="preserve"> </w:t>
      </w:r>
      <w:r w:rsidRPr="00235A04">
        <w:t>QTL, t</w:t>
      </w:r>
      <w:r w:rsidRPr="00F440D2">
        <w:t xml:space="preserve">he favorable alleles </w:t>
      </w:r>
      <w:r w:rsidRPr="00235A04">
        <w:t>presented high frequency (&gt;</w:t>
      </w:r>
      <w:r w:rsidR="004617B9">
        <w:t xml:space="preserve"> </w:t>
      </w:r>
      <w:r w:rsidRPr="00235A04">
        <w:t>0.5) in</w:t>
      </w:r>
      <w:r w:rsidRPr="00F440D2">
        <w:t xml:space="preserve"> two clusters </w:t>
      </w:r>
      <w:r w:rsidRPr="00235A04">
        <w:t xml:space="preserve">out of three </w:t>
      </w:r>
      <w:r w:rsidRPr="00F440D2">
        <w:t>(QTL.A01.2</w:t>
      </w:r>
      <w:r w:rsidR="00F96A22">
        <w:t>,</w:t>
      </w:r>
      <w:r w:rsidRPr="00F440D2">
        <w:t xml:space="preserve"> QTL.A04.1</w:t>
      </w:r>
      <w:r w:rsidR="00F96A22">
        <w:t>,</w:t>
      </w:r>
      <w:r w:rsidRPr="00F440D2">
        <w:t xml:space="preserve"> </w:t>
      </w:r>
      <w:r w:rsidR="00DE5DC2">
        <w:t>QTL.A09.2</w:t>
      </w:r>
      <w:r w:rsidR="00F96A22">
        <w:t>,</w:t>
      </w:r>
      <w:r w:rsidR="00DE5DC2">
        <w:t xml:space="preserve"> </w:t>
      </w:r>
      <w:r w:rsidRPr="00F440D2">
        <w:t>QTL.C07.1</w:t>
      </w:r>
      <w:r w:rsidR="00F96A22">
        <w:t xml:space="preserve"> and</w:t>
      </w:r>
      <w:r w:rsidRPr="00F440D2">
        <w:t xml:space="preserve"> QTL.C08.1). </w:t>
      </w:r>
    </w:p>
    <w:p w14:paraId="474DECFE" w14:textId="0502BDEF" w:rsidR="00ED17FD" w:rsidRPr="00561BF5" w:rsidRDefault="00190910" w:rsidP="00ED17FD">
      <w:pPr>
        <w:pStyle w:val="PCJtablelegend"/>
        <w:rPr>
          <w:rFonts w:cstheme="minorHAnsi"/>
        </w:rPr>
      </w:pPr>
      <w:bookmarkStart w:id="11" w:name="_Hlk179235693"/>
      <w:bookmarkStart w:id="12" w:name="_Hlk179289909"/>
      <w:bookmarkStart w:id="13" w:name="_Hlk179990677"/>
      <w:bookmarkStart w:id="14" w:name="_Hlk210729632"/>
      <w:r w:rsidRPr="00190910">
        <w:rPr>
          <w:b/>
        </w:rPr>
        <w:t xml:space="preserve">Table </w:t>
      </w:r>
      <w:r w:rsidR="00452D41">
        <w:rPr>
          <w:b/>
        </w:rPr>
        <w:t>4</w:t>
      </w:r>
      <w:r w:rsidRPr="00BF7D9A">
        <w:t>.</w:t>
      </w:r>
      <w:r w:rsidRPr="00BF7D9A">
        <w:rPr>
          <w:rFonts w:eastAsiaTheme="minorEastAsia" w:hAnsi="Calibri"/>
          <w:kern w:val="24"/>
        </w:rPr>
        <w:t xml:space="preserve"> </w:t>
      </w:r>
      <w:r>
        <w:t xml:space="preserve">Frequencies of favorable alleles at </w:t>
      </w:r>
      <w:r w:rsidR="004617B9">
        <w:t xml:space="preserve">the </w:t>
      </w:r>
      <w:r w:rsidR="00A82C38">
        <w:t>2</w:t>
      </w:r>
      <w:r w:rsidR="00DE5DC2">
        <w:t>4</w:t>
      </w:r>
      <w:r w:rsidR="00957AD5">
        <w:t xml:space="preserve"> </w:t>
      </w:r>
      <w:r>
        <w:t xml:space="preserve">QTL detected for early plant </w:t>
      </w:r>
      <w:r w:rsidR="00B248C5">
        <w:t>vigor</w:t>
      </w:r>
      <w:r>
        <w:t xml:space="preserve"> </w:t>
      </w:r>
      <w:r w:rsidR="00957AD5">
        <w:t xml:space="preserve">individual </w:t>
      </w:r>
      <w:r>
        <w:t>traits regarding genomic clusters</w:t>
      </w:r>
      <w:r w:rsidRPr="00450F07">
        <w:t xml:space="preserve">. </w:t>
      </w:r>
      <w:r w:rsidR="007715C3">
        <w:t>F</w:t>
      </w:r>
      <w:r w:rsidRPr="00450F07">
        <w:t>avorable allele correspond</w:t>
      </w:r>
      <w:r>
        <w:t>s</w:t>
      </w:r>
      <w:r w:rsidRPr="00450F07">
        <w:t xml:space="preserve"> to the allele that increased the phenotypic value.</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053"/>
        <w:gridCol w:w="772"/>
        <w:gridCol w:w="1409"/>
        <w:gridCol w:w="1409"/>
        <w:gridCol w:w="1409"/>
      </w:tblGrid>
      <w:tr w:rsidR="00190910" w:rsidRPr="00557975" w14:paraId="33D392BF" w14:textId="77777777" w:rsidTr="00821919">
        <w:tc>
          <w:tcPr>
            <w:tcW w:w="0" w:type="auto"/>
          </w:tcPr>
          <w:p w14:paraId="68E0A9BF" w14:textId="77777777" w:rsidR="00190910" w:rsidRPr="003C6E9E" w:rsidRDefault="00190910" w:rsidP="00A51C87">
            <w:pPr>
              <w:pStyle w:val="PCJTable"/>
            </w:pPr>
            <w:r w:rsidRPr="003C6E9E">
              <w:t>QTL</w:t>
            </w:r>
          </w:p>
          <w:p w14:paraId="0DDD02F2" w14:textId="77777777" w:rsidR="00190910" w:rsidRPr="003C6E9E" w:rsidRDefault="00190910" w:rsidP="00CF16EB">
            <w:pPr>
              <w:pStyle w:val="PCJTable"/>
              <w:rPr>
                <w:i/>
              </w:rPr>
            </w:pPr>
          </w:p>
        </w:tc>
        <w:tc>
          <w:tcPr>
            <w:tcW w:w="0" w:type="auto"/>
          </w:tcPr>
          <w:p w14:paraId="72C6A95F" w14:textId="386B36DE" w:rsidR="00190910" w:rsidRPr="003C6E9E" w:rsidRDefault="00190910" w:rsidP="00CF16EB">
            <w:pPr>
              <w:pStyle w:val="PCJTable"/>
            </w:pPr>
            <w:r w:rsidRPr="003C6E9E">
              <w:t>Trait</w:t>
            </w:r>
          </w:p>
        </w:tc>
        <w:tc>
          <w:tcPr>
            <w:tcW w:w="0" w:type="auto"/>
          </w:tcPr>
          <w:p w14:paraId="4A5C88D6" w14:textId="77777777" w:rsidR="00190910" w:rsidRPr="00BF7D9A" w:rsidRDefault="00190910" w:rsidP="00CF16EB">
            <w:pPr>
              <w:pStyle w:val="PCJTable"/>
            </w:pPr>
            <w:r w:rsidRPr="00BF7D9A">
              <w:t>Freq. fav. allele C1</w:t>
            </w:r>
          </w:p>
          <w:p w14:paraId="5AFA6629" w14:textId="77777777" w:rsidR="00190910" w:rsidRPr="00BF7D9A" w:rsidRDefault="00190910" w:rsidP="00CF16EB">
            <w:pPr>
              <w:pStyle w:val="PCJTable"/>
            </w:pPr>
            <w:r w:rsidRPr="00BF7D9A">
              <w:t>(n=141)</w:t>
            </w:r>
          </w:p>
        </w:tc>
        <w:tc>
          <w:tcPr>
            <w:tcW w:w="0" w:type="auto"/>
          </w:tcPr>
          <w:p w14:paraId="532E2CBA" w14:textId="77777777" w:rsidR="00190910" w:rsidRPr="00BF7D9A" w:rsidRDefault="00190910" w:rsidP="00CF16EB">
            <w:pPr>
              <w:pStyle w:val="PCJTable"/>
            </w:pPr>
            <w:r w:rsidRPr="00BF7D9A">
              <w:t>Freq. fav. allele C2</w:t>
            </w:r>
          </w:p>
          <w:p w14:paraId="2D76C2BF" w14:textId="77777777" w:rsidR="00190910" w:rsidRPr="00BF7D9A" w:rsidRDefault="00190910" w:rsidP="00CF16EB">
            <w:pPr>
              <w:pStyle w:val="PCJTable"/>
            </w:pPr>
            <w:r w:rsidRPr="00BF7D9A">
              <w:t>(n=65)</w:t>
            </w:r>
          </w:p>
        </w:tc>
        <w:tc>
          <w:tcPr>
            <w:tcW w:w="0" w:type="auto"/>
          </w:tcPr>
          <w:p w14:paraId="4019F7CC" w14:textId="77777777" w:rsidR="00190910" w:rsidRPr="00BF7D9A" w:rsidRDefault="00190910" w:rsidP="00CF16EB">
            <w:pPr>
              <w:pStyle w:val="PCJTable"/>
            </w:pPr>
            <w:r w:rsidRPr="00BF7D9A">
              <w:t>Freq. fav. allele C3</w:t>
            </w:r>
          </w:p>
          <w:p w14:paraId="3F4421DB" w14:textId="77777777" w:rsidR="00190910" w:rsidRPr="00BF7D9A" w:rsidRDefault="00190910" w:rsidP="00CF16EB">
            <w:pPr>
              <w:pStyle w:val="PCJTable"/>
            </w:pPr>
            <w:r w:rsidRPr="00BF7D9A">
              <w:t>(n=27)</w:t>
            </w:r>
          </w:p>
        </w:tc>
      </w:tr>
      <w:tr w:rsidR="00190910" w:rsidRPr="003C6E9E" w14:paraId="6401FC4C" w14:textId="77777777" w:rsidTr="00821919">
        <w:tc>
          <w:tcPr>
            <w:tcW w:w="0" w:type="auto"/>
          </w:tcPr>
          <w:p w14:paraId="6EF3888E" w14:textId="717B1C5F" w:rsidR="00190910" w:rsidRPr="003C6E9E" w:rsidRDefault="00190910" w:rsidP="00A51C87">
            <w:pPr>
              <w:pStyle w:val="PCJTable"/>
              <w:rPr>
                <w:i/>
                <w:sz w:val="20"/>
                <w:szCs w:val="20"/>
              </w:rPr>
            </w:pPr>
            <w:r w:rsidRPr="003C6E9E">
              <w:rPr>
                <w:sz w:val="20"/>
                <w:szCs w:val="20"/>
              </w:rPr>
              <w:t>QTL.A02.1</w:t>
            </w:r>
          </w:p>
        </w:tc>
        <w:tc>
          <w:tcPr>
            <w:tcW w:w="0" w:type="auto"/>
          </w:tcPr>
          <w:p w14:paraId="6D0EB267" w14:textId="0F977644" w:rsidR="00350D5F" w:rsidRPr="00350D5F" w:rsidRDefault="00190910" w:rsidP="00CF16EB">
            <w:pPr>
              <w:pStyle w:val="PCJTable"/>
              <w:rPr>
                <w:sz w:val="20"/>
                <w:szCs w:val="20"/>
              </w:rPr>
            </w:pPr>
            <w:r w:rsidRPr="00557975">
              <w:rPr>
                <w:sz w:val="20"/>
                <w:szCs w:val="20"/>
              </w:rPr>
              <w:t>Sp</w:t>
            </w:r>
            <w:r w:rsidRPr="00557975">
              <w:rPr>
                <w:sz w:val="20"/>
                <w:szCs w:val="20"/>
                <w:vertAlign w:val="subscript"/>
              </w:rPr>
              <w:t>L1-L2</w:t>
            </w:r>
          </w:p>
        </w:tc>
        <w:tc>
          <w:tcPr>
            <w:tcW w:w="0" w:type="auto"/>
          </w:tcPr>
          <w:p w14:paraId="67DF1B57" w14:textId="77777777" w:rsidR="00190910" w:rsidRPr="00FD50FF" w:rsidRDefault="00190910" w:rsidP="00CF16EB">
            <w:pPr>
              <w:pStyle w:val="PCJTable"/>
              <w:rPr>
                <w:b/>
                <w:bCs/>
                <w:sz w:val="20"/>
                <w:szCs w:val="20"/>
              </w:rPr>
            </w:pPr>
            <w:r w:rsidRPr="00FD50FF">
              <w:rPr>
                <w:b/>
                <w:bCs/>
                <w:sz w:val="20"/>
                <w:szCs w:val="20"/>
              </w:rPr>
              <w:t>0.9</w:t>
            </w:r>
          </w:p>
        </w:tc>
        <w:tc>
          <w:tcPr>
            <w:tcW w:w="0" w:type="auto"/>
          </w:tcPr>
          <w:p w14:paraId="7528D79B" w14:textId="77777777" w:rsidR="00190910" w:rsidRPr="003C6E9E" w:rsidRDefault="00190910" w:rsidP="00CF16EB">
            <w:pPr>
              <w:pStyle w:val="PCJTable"/>
              <w:rPr>
                <w:sz w:val="20"/>
                <w:szCs w:val="20"/>
              </w:rPr>
            </w:pPr>
            <w:r w:rsidRPr="003C6E9E">
              <w:rPr>
                <w:sz w:val="20"/>
                <w:szCs w:val="20"/>
              </w:rPr>
              <w:t>0.06</w:t>
            </w:r>
          </w:p>
        </w:tc>
        <w:tc>
          <w:tcPr>
            <w:tcW w:w="0" w:type="auto"/>
          </w:tcPr>
          <w:p w14:paraId="3AE450F1" w14:textId="77777777" w:rsidR="00190910" w:rsidRPr="003C6E9E" w:rsidRDefault="00190910" w:rsidP="00CF16EB">
            <w:pPr>
              <w:pStyle w:val="PCJTable"/>
              <w:rPr>
                <w:sz w:val="20"/>
                <w:szCs w:val="20"/>
              </w:rPr>
            </w:pPr>
            <w:r w:rsidRPr="003C6E9E">
              <w:rPr>
                <w:sz w:val="20"/>
                <w:szCs w:val="20"/>
              </w:rPr>
              <w:t>0.19</w:t>
            </w:r>
          </w:p>
        </w:tc>
      </w:tr>
      <w:tr w:rsidR="00190910" w:rsidRPr="003C6E9E" w14:paraId="42A4A637" w14:textId="77777777" w:rsidTr="00821919">
        <w:tc>
          <w:tcPr>
            <w:tcW w:w="0" w:type="auto"/>
          </w:tcPr>
          <w:p w14:paraId="3F4B228B" w14:textId="373671FE" w:rsidR="00190910" w:rsidRPr="003C6E9E" w:rsidRDefault="00190910" w:rsidP="00A51C87">
            <w:pPr>
              <w:pStyle w:val="PCJTable"/>
              <w:rPr>
                <w:sz w:val="20"/>
                <w:szCs w:val="20"/>
              </w:rPr>
            </w:pPr>
            <w:r w:rsidRPr="003C6E9E">
              <w:rPr>
                <w:sz w:val="20"/>
                <w:szCs w:val="20"/>
              </w:rPr>
              <w:t>QTL.A04.2</w:t>
            </w:r>
          </w:p>
        </w:tc>
        <w:tc>
          <w:tcPr>
            <w:tcW w:w="0" w:type="auto"/>
          </w:tcPr>
          <w:p w14:paraId="74FBEA26" w14:textId="62308AF8" w:rsidR="00190910" w:rsidRPr="003C6E9E" w:rsidRDefault="00190910" w:rsidP="00CF16EB">
            <w:pPr>
              <w:pStyle w:val="PCJTable"/>
              <w:rPr>
                <w:sz w:val="20"/>
                <w:szCs w:val="20"/>
              </w:rPr>
            </w:pPr>
            <w:r w:rsidRPr="003C6E9E">
              <w:rPr>
                <w:sz w:val="20"/>
                <w:szCs w:val="20"/>
              </w:rPr>
              <w:t>LWR</w:t>
            </w:r>
          </w:p>
        </w:tc>
        <w:tc>
          <w:tcPr>
            <w:tcW w:w="0" w:type="auto"/>
          </w:tcPr>
          <w:p w14:paraId="219FD02F" w14:textId="4ED73BF5" w:rsidR="00190910" w:rsidRPr="00FD50FF" w:rsidRDefault="00190910" w:rsidP="00CF16EB">
            <w:pPr>
              <w:pStyle w:val="PCJTable"/>
              <w:rPr>
                <w:bCs/>
                <w:strike/>
                <w:sz w:val="20"/>
                <w:szCs w:val="20"/>
              </w:rPr>
            </w:pPr>
            <w:r w:rsidRPr="00FD50FF">
              <w:rPr>
                <w:b/>
                <w:bCs/>
                <w:sz w:val="20"/>
                <w:szCs w:val="20"/>
              </w:rPr>
              <w:t>0.81</w:t>
            </w:r>
          </w:p>
        </w:tc>
        <w:tc>
          <w:tcPr>
            <w:tcW w:w="0" w:type="auto"/>
          </w:tcPr>
          <w:p w14:paraId="75C263E8" w14:textId="2C9EB62C" w:rsidR="00190910" w:rsidRPr="00FD50FF" w:rsidRDefault="00190910" w:rsidP="00CF16EB">
            <w:pPr>
              <w:pStyle w:val="PCJTable"/>
              <w:rPr>
                <w:strike/>
                <w:sz w:val="20"/>
                <w:szCs w:val="20"/>
              </w:rPr>
            </w:pPr>
            <w:r w:rsidRPr="0018390F">
              <w:rPr>
                <w:sz w:val="20"/>
                <w:szCs w:val="20"/>
              </w:rPr>
              <w:t>0.14</w:t>
            </w:r>
          </w:p>
        </w:tc>
        <w:tc>
          <w:tcPr>
            <w:tcW w:w="0" w:type="auto"/>
          </w:tcPr>
          <w:p w14:paraId="640F866B" w14:textId="5290283D" w:rsidR="00190910" w:rsidRPr="00FD50FF" w:rsidRDefault="00190910" w:rsidP="00CF16EB">
            <w:pPr>
              <w:pStyle w:val="PCJTable"/>
              <w:rPr>
                <w:bCs/>
                <w:strike/>
                <w:sz w:val="20"/>
                <w:szCs w:val="20"/>
              </w:rPr>
            </w:pPr>
            <w:r w:rsidRPr="0018390F">
              <w:rPr>
                <w:sz w:val="20"/>
                <w:szCs w:val="20"/>
              </w:rPr>
              <w:t>0.19</w:t>
            </w:r>
          </w:p>
        </w:tc>
      </w:tr>
      <w:tr w:rsidR="00190910" w:rsidRPr="003C6E9E" w14:paraId="164A765A" w14:textId="77777777" w:rsidTr="00821919">
        <w:tc>
          <w:tcPr>
            <w:tcW w:w="0" w:type="auto"/>
          </w:tcPr>
          <w:p w14:paraId="418962AC" w14:textId="77777777" w:rsidR="00190910" w:rsidRPr="003C6E9E" w:rsidRDefault="00190910" w:rsidP="00A51C87">
            <w:pPr>
              <w:pStyle w:val="PCJTable"/>
              <w:rPr>
                <w:sz w:val="20"/>
                <w:szCs w:val="20"/>
              </w:rPr>
            </w:pPr>
            <w:r w:rsidRPr="003C6E9E">
              <w:rPr>
                <w:sz w:val="20"/>
                <w:szCs w:val="20"/>
              </w:rPr>
              <w:t>QTL.A05.1</w:t>
            </w:r>
          </w:p>
        </w:tc>
        <w:tc>
          <w:tcPr>
            <w:tcW w:w="0" w:type="auto"/>
          </w:tcPr>
          <w:p w14:paraId="4E9B4064" w14:textId="77777777" w:rsidR="00190910" w:rsidRPr="003C6E9E" w:rsidRDefault="00190910" w:rsidP="00CF16EB">
            <w:pPr>
              <w:pStyle w:val="PCJTable"/>
              <w:rPr>
                <w:sz w:val="20"/>
                <w:szCs w:val="20"/>
              </w:rPr>
            </w:pPr>
            <w:r w:rsidRPr="003C6E9E">
              <w:rPr>
                <w:sz w:val="20"/>
                <w:szCs w:val="20"/>
              </w:rPr>
              <w:t>LW</w:t>
            </w:r>
            <w:r>
              <w:rPr>
                <w:sz w:val="20"/>
                <w:szCs w:val="20"/>
              </w:rPr>
              <w:t>R</w:t>
            </w:r>
          </w:p>
        </w:tc>
        <w:tc>
          <w:tcPr>
            <w:tcW w:w="0" w:type="auto"/>
          </w:tcPr>
          <w:p w14:paraId="3502295A" w14:textId="77777777" w:rsidR="00190910" w:rsidRPr="00FD50FF" w:rsidRDefault="00190910" w:rsidP="00CF16EB">
            <w:pPr>
              <w:pStyle w:val="PCJTable"/>
              <w:rPr>
                <w:b/>
                <w:bCs/>
                <w:sz w:val="20"/>
                <w:szCs w:val="20"/>
              </w:rPr>
            </w:pPr>
            <w:r w:rsidRPr="00FD50FF">
              <w:rPr>
                <w:b/>
                <w:bCs/>
                <w:sz w:val="20"/>
                <w:szCs w:val="20"/>
              </w:rPr>
              <w:t>0.87</w:t>
            </w:r>
          </w:p>
        </w:tc>
        <w:tc>
          <w:tcPr>
            <w:tcW w:w="0" w:type="auto"/>
          </w:tcPr>
          <w:p w14:paraId="2EF92030" w14:textId="77777777" w:rsidR="00190910" w:rsidRPr="003C6E9E" w:rsidRDefault="00190910" w:rsidP="00CF16EB">
            <w:pPr>
              <w:pStyle w:val="PCJTable"/>
              <w:rPr>
                <w:sz w:val="20"/>
                <w:szCs w:val="20"/>
              </w:rPr>
            </w:pPr>
            <w:r w:rsidRPr="0018390F">
              <w:rPr>
                <w:sz w:val="20"/>
                <w:szCs w:val="20"/>
              </w:rPr>
              <w:t>0.38</w:t>
            </w:r>
          </w:p>
        </w:tc>
        <w:tc>
          <w:tcPr>
            <w:tcW w:w="0" w:type="auto"/>
          </w:tcPr>
          <w:p w14:paraId="265497A6" w14:textId="77777777" w:rsidR="00190910" w:rsidRPr="003C6E9E" w:rsidRDefault="00190910" w:rsidP="00CF16EB">
            <w:pPr>
              <w:pStyle w:val="PCJTable"/>
              <w:rPr>
                <w:sz w:val="20"/>
                <w:szCs w:val="20"/>
              </w:rPr>
            </w:pPr>
            <w:r w:rsidRPr="0018390F">
              <w:rPr>
                <w:sz w:val="20"/>
                <w:szCs w:val="20"/>
              </w:rPr>
              <w:t>0.4</w:t>
            </w:r>
          </w:p>
        </w:tc>
      </w:tr>
      <w:tr w:rsidR="00190910" w:rsidRPr="003C6E9E" w14:paraId="488CD859" w14:textId="77777777" w:rsidTr="00821919">
        <w:tc>
          <w:tcPr>
            <w:tcW w:w="0" w:type="auto"/>
          </w:tcPr>
          <w:p w14:paraId="5B0EF6DC" w14:textId="47CA8D66" w:rsidR="00190910" w:rsidRPr="003C6E9E" w:rsidRDefault="00190910" w:rsidP="00A51C87">
            <w:pPr>
              <w:pStyle w:val="PCJTable"/>
              <w:rPr>
                <w:sz w:val="20"/>
                <w:szCs w:val="20"/>
              </w:rPr>
            </w:pPr>
            <w:r w:rsidRPr="003C6E9E">
              <w:rPr>
                <w:sz w:val="20"/>
                <w:szCs w:val="20"/>
              </w:rPr>
              <w:t>QTL.A06.2</w:t>
            </w:r>
          </w:p>
        </w:tc>
        <w:tc>
          <w:tcPr>
            <w:tcW w:w="0" w:type="auto"/>
          </w:tcPr>
          <w:p w14:paraId="4DE7C9B6" w14:textId="3A759FFD" w:rsidR="00190910" w:rsidRPr="003C6E9E" w:rsidRDefault="00190910" w:rsidP="00CF16EB">
            <w:pPr>
              <w:pStyle w:val="PCJTable"/>
              <w:rPr>
                <w:sz w:val="20"/>
                <w:szCs w:val="20"/>
              </w:rPr>
            </w:pPr>
            <w:r w:rsidRPr="003C6E9E">
              <w:rPr>
                <w:sz w:val="20"/>
                <w:szCs w:val="20"/>
              </w:rPr>
              <w:t>NUtE</w:t>
            </w:r>
          </w:p>
        </w:tc>
        <w:tc>
          <w:tcPr>
            <w:tcW w:w="0" w:type="auto"/>
          </w:tcPr>
          <w:p w14:paraId="50322960" w14:textId="77777777" w:rsidR="00190910" w:rsidRPr="00FD50FF" w:rsidRDefault="00190910" w:rsidP="00CF16EB">
            <w:pPr>
              <w:pStyle w:val="PCJTable"/>
              <w:rPr>
                <w:b/>
                <w:bCs/>
                <w:sz w:val="20"/>
                <w:szCs w:val="20"/>
              </w:rPr>
            </w:pPr>
            <w:r w:rsidRPr="00FD50FF">
              <w:rPr>
                <w:b/>
                <w:bCs/>
                <w:sz w:val="20"/>
                <w:szCs w:val="20"/>
              </w:rPr>
              <w:t>0.85</w:t>
            </w:r>
          </w:p>
        </w:tc>
        <w:tc>
          <w:tcPr>
            <w:tcW w:w="0" w:type="auto"/>
          </w:tcPr>
          <w:p w14:paraId="2F6A350C" w14:textId="77777777" w:rsidR="00190910" w:rsidRPr="003C6E9E" w:rsidRDefault="00190910" w:rsidP="00CF16EB">
            <w:pPr>
              <w:pStyle w:val="PCJTable"/>
              <w:rPr>
                <w:sz w:val="20"/>
                <w:szCs w:val="20"/>
              </w:rPr>
            </w:pPr>
            <w:r w:rsidRPr="003C6E9E">
              <w:rPr>
                <w:sz w:val="20"/>
                <w:szCs w:val="20"/>
              </w:rPr>
              <w:t>0.14</w:t>
            </w:r>
          </w:p>
        </w:tc>
        <w:tc>
          <w:tcPr>
            <w:tcW w:w="0" w:type="auto"/>
          </w:tcPr>
          <w:p w14:paraId="1881D9CA" w14:textId="77777777" w:rsidR="00190910" w:rsidRPr="003C6E9E" w:rsidRDefault="00190910" w:rsidP="00CF16EB">
            <w:pPr>
              <w:pStyle w:val="PCJTable"/>
              <w:rPr>
                <w:sz w:val="20"/>
                <w:szCs w:val="20"/>
              </w:rPr>
            </w:pPr>
            <w:r w:rsidRPr="003C6E9E">
              <w:rPr>
                <w:sz w:val="20"/>
                <w:szCs w:val="20"/>
              </w:rPr>
              <w:t>0.33</w:t>
            </w:r>
          </w:p>
        </w:tc>
      </w:tr>
      <w:tr w:rsidR="00190910" w:rsidRPr="003C6E9E" w14:paraId="3B7AF881" w14:textId="77777777" w:rsidTr="00821919">
        <w:tc>
          <w:tcPr>
            <w:tcW w:w="0" w:type="auto"/>
            <w:tcBorders>
              <w:bottom w:val="single" w:sz="4" w:space="0" w:color="auto"/>
            </w:tcBorders>
          </w:tcPr>
          <w:p w14:paraId="5E54B07D" w14:textId="77777777" w:rsidR="00190910" w:rsidRPr="003C6E9E" w:rsidRDefault="00190910" w:rsidP="00A51C87">
            <w:pPr>
              <w:pStyle w:val="PCJTable"/>
              <w:rPr>
                <w:i/>
                <w:sz w:val="20"/>
                <w:szCs w:val="20"/>
              </w:rPr>
            </w:pPr>
            <w:r w:rsidRPr="003C6E9E">
              <w:rPr>
                <w:sz w:val="20"/>
                <w:szCs w:val="20"/>
              </w:rPr>
              <w:t>QTL.A07.1</w:t>
            </w:r>
          </w:p>
        </w:tc>
        <w:tc>
          <w:tcPr>
            <w:tcW w:w="0" w:type="auto"/>
            <w:tcBorders>
              <w:bottom w:val="single" w:sz="4" w:space="0" w:color="auto"/>
            </w:tcBorders>
          </w:tcPr>
          <w:p w14:paraId="7203834C" w14:textId="77777777" w:rsidR="00190910" w:rsidRPr="003C6E9E" w:rsidRDefault="00190910" w:rsidP="00CF16EB">
            <w:pPr>
              <w:pStyle w:val="PCJTable"/>
              <w:rPr>
                <w:sz w:val="20"/>
                <w:szCs w:val="20"/>
              </w:rPr>
            </w:pPr>
            <w:r w:rsidRPr="003C6E9E">
              <w:rPr>
                <w:sz w:val="20"/>
                <w:szCs w:val="20"/>
              </w:rPr>
              <w:t>SNQ</w:t>
            </w:r>
          </w:p>
        </w:tc>
        <w:tc>
          <w:tcPr>
            <w:tcW w:w="0" w:type="auto"/>
            <w:tcBorders>
              <w:bottom w:val="single" w:sz="4" w:space="0" w:color="auto"/>
            </w:tcBorders>
          </w:tcPr>
          <w:p w14:paraId="0BD0FD4A" w14:textId="77777777" w:rsidR="00190910" w:rsidRPr="00FD50FF" w:rsidRDefault="00190910" w:rsidP="00CF16EB">
            <w:pPr>
              <w:pStyle w:val="PCJTable"/>
              <w:rPr>
                <w:b/>
                <w:bCs/>
                <w:sz w:val="20"/>
                <w:szCs w:val="20"/>
              </w:rPr>
            </w:pPr>
            <w:r w:rsidRPr="00FD50FF">
              <w:rPr>
                <w:b/>
                <w:bCs/>
                <w:sz w:val="20"/>
                <w:szCs w:val="20"/>
              </w:rPr>
              <w:t>0.57</w:t>
            </w:r>
          </w:p>
        </w:tc>
        <w:tc>
          <w:tcPr>
            <w:tcW w:w="0" w:type="auto"/>
            <w:tcBorders>
              <w:bottom w:val="single" w:sz="4" w:space="0" w:color="auto"/>
            </w:tcBorders>
          </w:tcPr>
          <w:p w14:paraId="6B91AAF7" w14:textId="77777777" w:rsidR="00190910" w:rsidRPr="003C6E9E" w:rsidRDefault="00190910" w:rsidP="00CF16EB">
            <w:pPr>
              <w:pStyle w:val="PCJTable"/>
              <w:rPr>
                <w:sz w:val="20"/>
                <w:szCs w:val="20"/>
              </w:rPr>
            </w:pPr>
            <w:r w:rsidRPr="003C6E9E">
              <w:rPr>
                <w:sz w:val="20"/>
                <w:szCs w:val="20"/>
              </w:rPr>
              <w:t>0.49</w:t>
            </w:r>
          </w:p>
        </w:tc>
        <w:tc>
          <w:tcPr>
            <w:tcW w:w="0" w:type="auto"/>
            <w:tcBorders>
              <w:bottom w:val="single" w:sz="4" w:space="0" w:color="auto"/>
            </w:tcBorders>
          </w:tcPr>
          <w:p w14:paraId="4E58B094" w14:textId="77777777" w:rsidR="00190910" w:rsidRPr="003C6E9E" w:rsidRDefault="00190910" w:rsidP="00CF16EB">
            <w:pPr>
              <w:pStyle w:val="PCJTable"/>
              <w:rPr>
                <w:sz w:val="20"/>
                <w:szCs w:val="20"/>
              </w:rPr>
            </w:pPr>
            <w:r w:rsidRPr="003C6E9E">
              <w:rPr>
                <w:sz w:val="20"/>
                <w:szCs w:val="20"/>
              </w:rPr>
              <w:t>0.37</w:t>
            </w:r>
          </w:p>
        </w:tc>
      </w:tr>
      <w:tr w:rsidR="00DE5DC2" w:rsidRPr="003C6E9E" w14:paraId="4368EB2C" w14:textId="77777777" w:rsidTr="00821919">
        <w:tc>
          <w:tcPr>
            <w:tcW w:w="0" w:type="auto"/>
            <w:tcBorders>
              <w:bottom w:val="single" w:sz="4" w:space="0" w:color="auto"/>
            </w:tcBorders>
          </w:tcPr>
          <w:p w14:paraId="4E085415" w14:textId="46364AD1" w:rsidR="00DE5DC2" w:rsidRPr="003C6E9E" w:rsidRDefault="00DE5DC2" w:rsidP="00A51C87">
            <w:pPr>
              <w:pStyle w:val="PCJTable"/>
              <w:rPr>
                <w:sz w:val="20"/>
                <w:szCs w:val="20"/>
              </w:rPr>
            </w:pPr>
            <w:r>
              <w:rPr>
                <w:sz w:val="20"/>
                <w:szCs w:val="20"/>
              </w:rPr>
              <w:t>QTL.C02.1</w:t>
            </w:r>
          </w:p>
        </w:tc>
        <w:tc>
          <w:tcPr>
            <w:tcW w:w="0" w:type="auto"/>
            <w:tcBorders>
              <w:bottom w:val="single" w:sz="4" w:space="0" w:color="auto"/>
            </w:tcBorders>
          </w:tcPr>
          <w:p w14:paraId="308E7A07" w14:textId="08C7DFBC" w:rsidR="00DE5DC2" w:rsidRPr="003C6E9E" w:rsidRDefault="00DE5DC2" w:rsidP="00CF16EB">
            <w:pPr>
              <w:pStyle w:val="PCJTable"/>
              <w:rPr>
                <w:sz w:val="20"/>
                <w:szCs w:val="20"/>
              </w:rPr>
            </w:pPr>
            <w:r>
              <w:rPr>
                <w:sz w:val="20"/>
                <w:szCs w:val="20"/>
              </w:rPr>
              <w:t>Dim3</w:t>
            </w:r>
          </w:p>
        </w:tc>
        <w:tc>
          <w:tcPr>
            <w:tcW w:w="0" w:type="auto"/>
            <w:tcBorders>
              <w:bottom w:val="single" w:sz="4" w:space="0" w:color="auto"/>
            </w:tcBorders>
          </w:tcPr>
          <w:p w14:paraId="64EC348F" w14:textId="7496A826" w:rsidR="00DE5DC2" w:rsidRPr="00FD50FF" w:rsidRDefault="00DE5DC2" w:rsidP="00CF16EB">
            <w:pPr>
              <w:pStyle w:val="PCJTable"/>
              <w:rPr>
                <w:b/>
                <w:bCs/>
                <w:sz w:val="20"/>
                <w:szCs w:val="20"/>
              </w:rPr>
            </w:pPr>
            <w:r>
              <w:rPr>
                <w:b/>
                <w:bCs/>
                <w:sz w:val="20"/>
                <w:szCs w:val="20"/>
              </w:rPr>
              <w:t>0.95</w:t>
            </w:r>
          </w:p>
        </w:tc>
        <w:tc>
          <w:tcPr>
            <w:tcW w:w="0" w:type="auto"/>
            <w:tcBorders>
              <w:bottom w:val="single" w:sz="4" w:space="0" w:color="auto"/>
            </w:tcBorders>
          </w:tcPr>
          <w:p w14:paraId="54A93FDE" w14:textId="3A614FB0" w:rsidR="00DE5DC2" w:rsidRPr="003C6E9E" w:rsidRDefault="00DE5DC2" w:rsidP="00CF16EB">
            <w:pPr>
              <w:pStyle w:val="PCJTable"/>
              <w:rPr>
                <w:sz w:val="20"/>
                <w:szCs w:val="20"/>
              </w:rPr>
            </w:pPr>
            <w:r>
              <w:rPr>
                <w:sz w:val="20"/>
                <w:szCs w:val="20"/>
              </w:rPr>
              <w:t>0.14</w:t>
            </w:r>
          </w:p>
        </w:tc>
        <w:tc>
          <w:tcPr>
            <w:tcW w:w="0" w:type="auto"/>
            <w:tcBorders>
              <w:bottom w:val="single" w:sz="4" w:space="0" w:color="auto"/>
            </w:tcBorders>
          </w:tcPr>
          <w:p w14:paraId="7C041364" w14:textId="1B5A2BBB" w:rsidR="00DE5DC2" w:rsidRPr="003C6E9E" w:rsidRDefault="00DE5DC2" w:rsidP="00CF16EB">
            <w:pPr>
              <w:pStyle w:val="PCJTable"/>
              <w:rPr>
                <w:sz w:val="20"/>
                <w:szCs w:val="20"/>
              </w:rPr>
            </w:pPr>
            <w:r>
              <w:rPr>
                <w:sz w:val="20"/>
                <w:szCs w:val="20"/>
              </w:rPr>
              <w:t>0.30</w:t>
            </w:r>
          </w:p>
        </w:tc>
      </w:tr>
      <w:tr w:rsidR="00190910" w:rsidRPr="003C6E9E" w14:paraId="72776691" w14:textId="77777777" w:rsidTr="00821919">
        <w:tc>
          <w:tcPr>
            <w:tcW w:w="0" w:type="auto"/>
            <w:tcBorders>
              <w:bottom w:val="single" w:sz="4" w:space="0" w:color="auto"/>
            </w:tcBorders>
          </w:tcPr>
          <w:p w14:paraId="67AD235B" w14:textId="2862B345" w:rsidR="00190910" w:rsidRPr="003C6E9E" w:rsidRDefault="00190910" w:rsidP="00A51C87">
            <w:pPr>
              <w:pStyle w:val="PCJTable"/>
              <w:rPr>
                <w:sz w:val="20"/>
                <w:szCs w:val="20"/>
              </w:rPr>
            </w:pPr>
            <w:r w:rsidRPr="003C6E9E">
              <w:rPr>
                <w:sz w:val="20"/>
                <w:szCs w:val="20"/>
              </w:rPr>
              <w:t>QTL.C09.</w:t>
            </w:r>
            <w:r w:rsidR="00A82C38">
              <w:rPr>
                <w:sz w:val="20"/>
                <w:szCs w:val="20"/>
              </w:rPr>
              <w:t>2</w:t>
            </w:r>
          </w:p>
        </w:tc>
        <w:tc>
          <w:tcPr>
            <w:tcW w:w="0" w:type="auto"/>
            <w:tcBorders>
              <w:bottom w:val="single" w:sz="4" w:space="0" w:color="auto"/>
            </w:tcBorders>
          </w:tcPr>
          <w:p w14:paraId="4E3B9111" w14:textId="0EBC2E4D" w:rsidR="00190910" w:rsidRPr="00BF7D9A" w:rsidRDefault="00190910" w:rsidP="00CF16EB">
            <w:pPr>
              <w:pStyle w:val="PCJTable"/>
              <w:rPr>
                <w:sz w:val="20"/>
                <w:szCs w:val="20"/>
              </w:rPr>
            </w:pPr>
            <w:r w:rsidRPr="003C6E9E">
              <w:rPr>
                <w:sz w:val="20"/>
                <w:szCs w:val="20"/>
              </w:rPr>
              <w:t>SCA</w:t>
            </w:r>
          </w:p>
        </w:tc>
        <w:tc>
          <w:tcPr>
            <w:tcW w:w="0" w:type="auto"/>
            <w:tcBorders>
              <w:bottom w:val="single" w:sz="4" w:space="0" w:color="auto"/>
            </w:tcBorders>
          </w:tcPr>
          <w:p w14:paraId="4ED1EFAB" w14:textId="484E2CB5" w:rsidR="00190910" w:rsidRPr="00FD50FF" w:rsidRDefault="00190910" w:rsidP="00CF16EB">
            <w:pPr>
              <w:pStyle w:val="PCJTable"/>
              <w:rPr>
                <w:b/>
                <w:bCs/>
                <w:strike/>
                <w:sz w:val="20"/>
                <w:szCs w:val="20"/>
              </w:rPr>
            </w:pPr>
            <w:r w:rsidRPr="00FD50FF">
              <w:rPr>
                <w:b/>
                <w:bCs/>
                <w:sz w:val="20"/>
                <w:szCs w:val="20"/>
              </w:rPr>
              <w:t>0.96</w:t>
            </w:r>
          </w:p>
        </w:tc>
        <w:tc>
          <w:tcPr>
            <w:tcW w:w="0" w:type="auto"/>
            <w:tcBorders>
              <w:bottom w:val="single" w:sz="4" w:space="0" w:color="auto"/>
            </w:tcBorders>
          </w:tcPr>
          <w:p w14:paraId="5F1BAE87" w14:textId="1B452AF7" w:rsidR="00190910" w:rsidRPr="00FD50FF" w:rsidRDefault="00190910" w:rsidP="00CF16EB">
            <w:pPr>
              <w:pStyle w:val="PCJTable"/>
              <w:rPr>
                <w:strike/>
                <w:sz w:val="20"/>
                <w:szCs w:val="20"/>
              </w:rPr>
            </w:pPr>
            <w:r w:rsidRPr="003C6E9E">
              <w:rPr>
                <w:sz w:val="20"/>
                <w:szCs w:val="20"/>
              </w:rPr>
              <w:t>0.28</w:t>
            </w:r>
          </w:p>
        </w:tc>
        <w:tc>
          <w:tcPr>
            <w:tcW w:w="0" w:type="auto"/>
            <w:tcBorders>
              <w:bottom w:val="single" w:sz="4" w:space="0" w:color="auto"/>
            </w:tcBorders>
          </w:tcPr>
          <w:p w14:paraId="527876EE" w14:textId="497BE88C" w:rsidR="00190910" w:rsidRPr="00FD50FF" w:rsidRDefault="00190910" w:rsidP="00CF16EB">
            <w:pPr>
              <w:pStyle w:val="PCJTable"/>
              <w:rPr>
                <w:strike/>
                <w:sz w:val="20"/>
                <w:szCs w:val="20"/>
              </w:rPr>
            </w:pPr>
            <w:r w:rsidRPr="003C6E9E">
              <w:rPr>
                <w:sz w:val="20"/>
                <w:szCs w:val="20"/>
              </w:rPr>
              <w:t>0.22</w:t>
            </w:r>
          </w:p>
        </w:tc>
      </w:tr>
      <w:tr w:rsidR="00190910" w:rsidRPr="003C6E9E" w14:paraId="4582B3D7" w14:textId="77777777" w:rsidTr="00821919">
        <w:tc>
          <w:tcPr>
            <w:tcW w:w="0" w:type="auto"/>
            <w:tcBorders>
              <w:top w:val="single" w:sz="12" w:space="0" w:color="auto"/>
            </w:tcBorders>
          </w:tcPr>
          <w:p w14:paraId="34C60A89" w14:textId="3BAC6776" w:rsidR="00190910" w:rsidRPr="003C6E9E" w:rsidRDefault="00190910" w:rsidP="00A51C87">
            <w:pPr>
              <w:pStyle w:val="PCJTable"/>
              <w:rPr>
                <w:sz w:val="20"/>
                <w:szCs w:val="20"/>
              </w:rPr>
            </w:pPr>
            <w:r w:rsidRPr="003C6E9E">
              <w:rPr>
                <w:sz w:val="20"/>
                <w:szCs w:val="20"/>
              </w:rPr>
              <w:t>QTL.A02.2</w:t>
            </w:r>
          </w:p>
        </w:tc>
        <w:tc>
          <w:tcPr>
            <w:tcW w:w="0" w:type="auto"/>
            <w:tcBorders>
              <w:top w:val="single" w:sz="12" w:space="0" w:color="auto"/>
            </w:tcBorders>
          </w:tcPr>
          <w:p w14:paraId="359AD1F0" w14:textId="56DE2E4F" w:rsidR="00190910" w:rsidRPr="003C6E9E" w:rsidRDefault="00190910" w:rsidP="00CF16EB">
            <w:pPr>
              <w:pStyle w:val="PCJTable"/>
              <w:rPr>
                <w:sz w:val="20"/>
                <w:szCs w:val="20"/>
              </w:rPr>
            </w:pPr>
            <w:r>
              <w:rPr>
                <w:sz w:val="20"/>
                <w:szCs w:val="20"/>
              </w:rPr>
              <w:t>S</w:t>
            </w:r>
            <w:r w:rsidRPr="00BF7D9A">
              <w:rPr>
                <w:sz w:val="20"/>
                <w:szCs w:val="20"/>
              </w:rPr>
              <w:t>DW</w:t>
            </w:r>
          </w:p>
        </w:tc>
        <w:tc>
          <w:tcPr>
            <w:tcW w:w="0" w:type="auto"/>
            <w:tcBorders>
              <w:top w:val="single" w:sz="12" w:space="0" w:color="auto"/>
            </w:tcBorders>
          </w:tcPr>
          <w:p w14:paraId="0F74C440" w14:textId="77777777" w:rsidR="00190910" w:rsidRPr="003C6E9E" w:rsidRDefault="00190910" w:rsidP="00CF16EB">
            <w:pPr>
              <w:pStyle w:val="PCJTable"/>
              <w:rPr>
                <w:sz w:val="20"/>
                <w:szCs w:val="20"/>
              </w:rPr>
            </w:pPr>
            <w:r w:rsidRPr="003C6E9E">
              <w:rPr>
                <w:sz w:val="20"/>
                <w:szCs w:val="20"/>
              </w:rPr>
              <w:t>0.05</w:t>
            </w:r>
          </w:p>
        </w:tc>
        <w:tc>
          <w:tcPr>
            <w:tcW w:w="0" w:type="auto"/>
            <w:tcBorders>
              <w:top w:val="single" w:sz="12" w:space="0" w:color="auto"/>
            </w:tcBorders>
          </w:tcPr>
          <w:p w14:paraId="0D9984F3" w14:textId="77777777" w:rsidR="00190910" w:rsidRPr="00FD50FF" w:rsidRDefault="00190910" w:rsidP="00CF16EB">
            <w:pPr>
              <w:pStyle w:val="PCJTable"/>
              <w:rPr>
                <w:b/>
                <w:bCs/>
                <w:sz w:val="20"/>
                <w:szCs w:val="20"/>
              </w:rPr>
            </w:pPr>
            <w:r w:rsidRPr="00FD50FF">
              <w:rPr>
                <w:b/>
                <w:bCs/>
                <w:sz w:val="20"/>
                <w:szCs w:val="20"/>
              </w:rPr>
              <w:t>0.89</w:t>
            </w:r>
          </w:p>
        </w:tc>
        <w:tc>
          <w:tcPr>
            <w:tcW w:w="0" w:type="auto"/>
            <w:tcBorders>
              <w:top w:val="single" w:sz="12" w:space="0" w:color="auto"/>
            </w:tcBorders>
          </w:tcPr>
          <w:p w14:paraId="558E0C82" w14:textId="77777777" w:rsidR="00190910" w:rsidRPr="003C6E9E" w:rsidRDefault="00190910" w:rsidP="00CF16EB">
            <w:pPr>
              <w:pStyle w:val="PCJTable"/>
              <w:rPr>
                <w:sz w:val="20"/>
                <w:szCs w:val="20"/>
              </w:rPr>
            </w:pPr>
            <w:r w:rsidRPr="003C6E9E">
              <w:rPr>
                <w:sz w:val="20"/>
                <w:szCs w:val="20"/>
              </w:rPr>
              <w:t>0.33</w:t>
            </w:r>
          </w:p>
        </w:tc>
      </w:tr>
      <w:tr w:rsidR="00190910" w:rsidRPr="003C6E9E" w14:paraId="1C4BF111" w14:textId="77777777" w:rsidTr="00821919">
        <w:tc>
          <w:tcPr>
            <w:tcW w:w="0" w:type="auto"/>
          </w:tcPr>
          <w:p w14:paraId="423A0610" w14:textId="77777777" w:rsidR="00190910" w:rsidRPr="003C6E9E" w:rsidRDefault="00190910" w:rsidP="00A51C87">
            <w:pPr>
              <w:pStyle w:val="PCJTable"/>
              <w:rPr>
                <w:sz w:val="20"/>
                <w:szCs w:val="20"/>
              </w:rPr>
            </w:pPr>
            <w:r w:rsidRPr="003C6E9E">
              <w:rPr>
                <w:sz w:val="20"/>
                <w:szCs w:val="20"/>
              </w:rPr>
              <w:t>QTL.A06.1</w:t>
            </w:r>
          </w:p>
          <w:p w14:paraId="47076E2D" w14:textId="77777777" w:rsidR="00190910" w:rsidRPr="003C6E9E" w:rsidRDefault="00190910" w:rsidP="00CF16EB">
            <w:pPr>
              <w:pStyle w:val="PCJTable"/>
              <w:rPr>
                <w:i/>
                <w:sz w:val="20"/>
                <w:szCs w:val="20"/>
              </w:rPr>
            </w:pPr>
          </w:p>
        </w:tc>
        <w:tc>
          <w:tcPr>
            <w:tcW w:w="0" w:type="auto"/>
          </w:tcPr>
          <w:p w14:paraId="031A9070" w14:textId="77777777" w:rsidR="00190910" w:rsidRPr="00557975" w:rsidRDefault="00190910" w:rsidP="00CF16EB">
            <w:pPr>
              <w:pStyle w:val="PCJTable"/>
              <w:rPr>
                <w:sz w:val="20"/>
                <w:szCs w:val="20"/>
                <w:vertAlign w:val="subscript"/>
              </w:rPr>
            </w:pPr>
            <w:r w:rsidRPr="00557975">
              <w:rPr>
                <w:sz w:val="20"/>
                <w:szCs w:val="20"/>
              </w:rPr>
              <w:t>Sp</w:t>
            </w:r>
            <w:r w:rsidRPr="00557975">
              <w:rPr>
                <w:sz w:val="20"/>
                <w:szCs w:val="20"/>
                <w:vertAlign w:val="subscript"/>
              </w:rPr>
              <w:t>L1-L4</w:t>
            </w:r>
          </w:p>
          <w:p w14:paraId="2D23D53B" w14:textId="77777777" w:rsidR="00190910" w:rsidRPr="003C6E9E" w:rsidRDefault="00190910" w:rsidP="00CF16EB">
            <w:pPr>
              <w:pStyle w:val="PCJTable"/>
              <w:rPr>
                <w:sz w:val="20"/>
                <w:szCs w:val="20"/>
                <w:vertAlign w:val="subscript"/>
              </w:rPr>
            </w:pPr>
            <w:r w:rsidRPr="003C6E9E">
              <w:rPr>
                <w:sz w:val="20"/>
                <w:szCs w:val="20"/>
              </w:rPr>
              <w:t>Sp</w:t>
            </w:r>
            <w:r w:rsidRPr="003C6E9E">
              <w:rPr>
                <w:sz w:val="20"/>
                <w:szCs w:val="20"/>
                <w:vertAlign w:val="subscript"/>
              </w:rPr>
              <w:t>L2-L3</w:t>
            </w:r>
          </w:p>
          <w:p w14:paraId="52B80948" w14:textId="77777777" w:rsidR="00190910" w:rsidRPr="00557975" w:rsidRDefault="00190910" w:rsidP="00CF16EB">
            <w:pPr>
              <w:pStyle w:val="PCJTable"/>
              <w:rPr>
                <w:sz w:val="20"/>
                <w:szCs w:val="20"/>
              </w:rPr>
            </w:pPr>
            <w:r w:rsidRPr="003C6E9E">
              <w:rPr>
                <w:sz w:val="20"/>
                <w:szCs w:val="20"/>
              </w:rPr>
              <w:t>Sp</w:t>
            </w:r>
            <w:r w:rsidRPr="003C6E9E">
              <w:rPr>
                <w:sz w:val="20"/>
                <w:szCs w:val="20"/>
                <w:vertAlign w:val="subscript"/>
              </w:rPr>
              <w:t>L3-L4</w:t>
            </w:r>
          </w:p>
        </w:tc>
        <w:tc>
          <w:tcPr>
            <w:tcW w:w="0" w:type="auto"/>
          </w:tcPr>
          <w:p w14:paraId="7948FF9F" w14:textId="77777777" w:rsidR="00190910" w:rsidRPr="00557975" w:rsidRDefault="00190910" w:rsidP="00CF16EB">
            <w:pPr>
              <w:pStyle w:val="PCJTable"/>
              <w:rPr>
                <w:sz w:val="20"/>
                <w:szCs w:val="20"/>
              </w:rPr>
            </w:pPr>
          </w:p>
          <w:p w14:paraId="00836942" w14:textId="77777777" w:rsidR="00190910" w:rsidRPr="003C6E9E" w:rsidRDefault="00190910" w:rsidP="00CF16EB">
            <w:pPr>
              <w:pStyle w:val="PCJTable"/>
              <w:rPr>
                <w:sz w:val="20"/>
                <w:szCs w:val="20"/>
              </w:rPr>
            </w:pPr>
            <w:r w:rsidRPr="003C6E9E">
              <w:rPr>
                <w:sz w:val="20"/>
                <w:szCs w:val="20"/>
              </w:rPr>
              <w:t>0.11</w:t>
            </w:r>
          </w:p>
        </w:tc>
        <w:tc>
          <w:tcPr>
            <w:tcW w:w="0" w:type="auto"/>
          </w:tcPr>
          <w:p w14:paraId="4C69AB12" w14:textId="77777777" w:rsidR="00190910" w:rsidRPr="003C6E9E" w:rsidRDefault="00190910" w:rsidP="00CF16EB">
            <w:pPr>
              <w:pStyle w:val="PCJTable"/>
              <w:rPr>
                <w:sz w:val="20"/>
                <w:szCs w:val="20"/>
              </w:rPr>
            </w:pPr>
          </w:p>
          <w:p w14:paraId="0CD49DD2" w14:textId="77777777" w:rsidR="00190910" w:rsidRPr="00FD50FF" w:rsidRDefault="00190910" w:rsidP="00CF16EB">
            <w:pPr>
              <w:pStyle w:val="PCJTable"/>
              <w:rPr>
                <w:b/>
                <w:bCs/>
                <w:sz w:val="20"/>
                <w:szCs w:val="20"/>
              </w:rPr>
            </w:pPr>
            <w:r w:rsidRPr="00FD50FF">
              <w:rPr>
                <w:b/>
                <w:bCs/>
                <w:sz w:val="20"/>
                <w:szCs w:val="20"/>
              </w:rPr>
              <w:t>0.65</w:t>
            </w:r>
          </w:p>
        </w:tc>
        <w:tc>
          <w:tcPr>
            <w:tcW w:w="0" w:type="auto"/>
          </w:tcPr>
          <w:p w14:paraId="53B73CC8" w14:textId="77777777" w:rsidR="00190910" w:rsidRPr="003C6E9E" w:rsidRDefault="00190910" w:rsidP="00CF16EB">
            <w:pPr>
              <w:pStyle w:val="PCJTable"/>
              <w:rPr>
                <w:sz w:val="20"/>
                <w:szCs w:val="20"/>
              </w:rPr>
            </w:pPr>
          </w:p>
          <w:p w14:paraId="37A3A70A" w14:textId="77777777" w:rsidR="00190910" w:rsidRPr="003C6E9E" w:rsidRDefault="00190910" w:rsidP="00CF16EB">
            <w:pPr>
              <w:pStyle w:val="PCJTable"/>
              <w:rPr>
                <w:sz w:val="20"/>
                <w:szCs w:val="20"/>
              </w:rPr>
            </w:pPr>
            <w:r w:rsidRPr="003C6E9E">
              <w:rPr>
                <w:sz w:val="20"/>
                <w:szCs w:val="20"/>
              </w:rPr>
              <w:t>0.37</w:t>
            </w:r>
          </w:p>
        </w:tc>
      </w:tr>
      <w:tr w:rsidR="00190910" w:rsidRPr="003C6E9E" w14:paraId="6CB42EF5" w14:textId="77777777" w:rsidTr="00821919">
        <w:tc>
          <w:tcPr>
            <w:tcW w:w="0" w:type="auto"/>
            <w:tcBorders>
              <w:bottom w:val="single" w:sz="12" w:space="0" w:color="auto"/>
            </w:tcBorders>
          </w:tcPr>
          <w:p w14:paraId="4EDB4332" w14:textId="36448E44" w:rsidR="00190910" w:rsidRPr="003C6E9E" w:rsidRDefault="00190910" w:rsidP="00A51C87">
            <w:pPr>
              <w:pStyle w:val="PCJTable"/>
              <w:rPr>
                <w:sz w:val="20"/>
                <w:szCs w:val="20"/>
              </w:rPr>
            </w:pPr>
            <w:r w:rsidRPr="003C6E9E">
              <w:rPr>
                <w:sz w:val="20"/>
                <w:szCs w:val="20"/>
              </w:rPr>
              <w:t>QTL.C05.1</w:t>
            </w:r>
          </w:p>
        </w:tc>
        <w:tc>
          <w:tcPr>
            <w:tcW w:w="0" w:type="auto"/>
            <w:tcBorders>
              <w:bottom w:val="single" w:sz="12" w:space="0" w:color="auto"/>
            </w:tcBorders>
          </w:tcPr>
          <w:p w14:paraId="3F16BFEA" w14:textId="5723D0B6" w:rsidR="00190910" w:rsidRPr="00BF7D9A" w:rsidRDefault="00190910" w:rsidP="00CF16EB">
            <w:pPr>
              <w:pStyle w:val="PCJTable"/>
              <w:rPr>
                <w:sz w:val="20"/>
                <w:szCs w:val="20"/>
              </w:rPr>
            </w:pPr>
            <w:r>
              <w:rPr>
                <w:sz w:val="20"/>
                <w:szCs w:val="20"/>
              </w:rPr>
              <w:t>S</w:t>
            </w:r>
            <w:r w:rsidRPr="00BF7D9A">
              <w:rPr>
                <w:sz w:val="20"/>
                <w:szCs w:val="20"/>
              </w:rPr>
              <w:t>DW</w:t>
            </w:r>
          </w:p>
        </w:tc>
        <w:tc>
          <w:tcPr>
            <w:tcW w:w="0" w:type="auto"/>
            <w:tcBorders>
              <w:bottom w:val="single" w:sz="12" w:space="0" w:color="auto"/>
            </w:tcBorders>
          </w:tcPr>
          <w:p w14:paraId="66CD4441" w14:textId="77777777" w:rsidR="00190910" w:rsidRPr="003C6E9E" w:rsidRDefault="00190910" w:rsidP="00CF16EB">
            <w:pPr>
              <w:pStyle w:val="PCJTable"/>
              <w:rPr>
                <w:sz w:val="20"/>
                <w:szCs w:val="20"/>
              </w:rPr>
            </w:pPr>
            <w:r w:rsidRPr="003C6E9E">
              <w:rPr>
                <w:sz w:val="20"/>
                <w:szCs w:val="20"/>
              </w:rPr>
              <w:t>0.008</w:t>
            </w:r>
          </w:p>
        </w:tc>
        <w:tc>
          <w:tcPr>
            <w:tcW w:w="0" w:type="auto"/>
            <w:tcBorders>
              <w:bottom w:val="single" w:sz="12" w:space="0" w:color="auto"/>
            </w:tcBorders>
          </w:tcPr>
          <w:p w14:paraId="6BC0600E" w14:textId="77777777" w:rsidR="00190910" w:rsidRPr="00FD50FF" w:rsidRDefault="00190910" w:rsidP="00CF16EB">
            <w:pPr>
              <w:pStyle w:val="PCJTable"/>
              <w:rPr>
                <w:b/>
                <w:bCs/>
                <w:sz w:val="20"/>
                <w:szCs w:val="20"/>
              </w:rPr>
            </w:pPr>
            <w:r w:rsidRPr="00FD50FF">
              <w:rPr>
                <w:b/>
                <w:bCs/>
                <w:sz w:val="20"/>
                <w:szCs w:val="20"/>
              </w:rPr>
              <w:t>0.52</w:t>
            </w:r>
          </w:p>
        </w:tc>
        <w:tc>
          <w:tcPr>
            <w:tcW w:w="0" w:type="auto"/>
            <w:tcBorders>
              <w:bottom w:val="single" w:sz="12" w:space="0" w:color="auto"/>
            </w:tcBorders>
          </w:tcPr>
          <w:p w14:paraId="4E31EF3F" w14:textId="77777777" w:rsidR="00190910" w:rsidRPr="003C6E9E" w:rsidRDefault="00190910" w:rsidP="00CF16EB">
            <w:pPr>
              <w:pStyle w:val="PCJTable"/>
              <w:rPr>
                <w:sz w:val="20"/>
                <w:szCs w:val="20"/>
              </w:rPr>
            </w:pPr>
            <w:r w:rsidRPr="003C6E9E">
              <w:rPr>
                <w:sz w:val="20"/>
                <w:szCs w:val="20"/>
              </w:rPr>
              <w:t>0.11</w:t>
            </w:r>
          </w:p>
        </w:tc>
      </w:tr>
      <w:tr w:rsidR="00190910" w:rsidRPr="003C6E9E" w14:paraId="3EC084CD" w14:textId="77777777" w:rsidTr="00821919">
        <w:tc>
          <w:tcPr>
            <w:tcW w:w="0" w:type="auto"/>
            <w:tcBorders>
              <w:top w:val="single" w:sz="12" w:space="0" w:color="auto"/>
            </w:tcBorders>
          </w:tcPr>
          <w:p w14:paraId="0C3B58C5" w14:textId="56CCB5D0" w:rsidR="00190910" w:rsidRPr="003C6E9E" w:rsidRDefault="00190910" w:rsidP="00A51C87">
            <w:pPr>
              <w:pStyle w:val="PCJTable"/>
              <w:rPr>
                <w:i/>
                <w:sz w:val="20"/>
                <w:szCs w:val="20"/>
              </w:rPr>
            </w:pPr>
            <w:r w:rsidRPr="003C6E9E">
              <w:rPr>
                <w:sz w:val="20"/>
                <w:szCs w:val="20"/>
              </w:rPr>
              <w:t>QTL.A01.1</w:t>
            </w:r>
          </w:p>
        </w:tc>
        <w:tc>
          <w:tcPr>
            <w:tcW w:w="0" w:type="auto"/>
            <w:tcBorders>
              <w:top w:val="single" w:sz="12" w:space="0" w:color="auto"/>
            </w:tcBorders>
          </w:tcPr>
          <w:p w14:paraId="5BC92EDE" w14:textId="77777777" w:rsidR="00190910" w:rsidRPr="003C6E9E" w:rsidRDefault="00190910" w:rsidP="00CF16EB">
            <w:pPr>
              <w:pStyle w:val="PCJTable"/>
              <w:rPr>
                <w:sz w:val="20"/>
                <w:szCs w:val="20"/>
              </w:rPr>
            </w:pPr>
            <w:r w:rsidRPr="003C6E9E">
              <w:rPr>
                <w:sz w:val="20"/>
                <w:szCs w:val="20"/>
              </w:rPr>
              <w:t>NUtE</w:t>
            </w:r>
          </w:p>
          <w:p w14:paraId="5FD7B2EF" w14:textId="233C7769" w:rsidR="00190910" w:rsidRPr="00557975" w:rsidRDefault="00190910" w:rsidP="00CF16EB">
            <w:pPr>
              <w:pStyle w:val="PCJTable"/>
              <w:rPr>
                <w:sz w:val="20"/>
                <w:szCs w:val="20"/>
              </w:rPr>
            </w:pPr>
            <w:r w:rsidRPr="00BF7D9A">
              <w:rPr>
                <w:sz w:val="20"/>
                <w:szCs w:val="20"/>
              </w:rPr>
              <w:t>RDW</w:t>
            </w:r>
          </w:p>
        </w:tc>
        <w:tc>
          <w:tcPr>
            <w:tcW w:w="0" w:type="auto"/>
            <w:tcBorders>
              <w:top w:val="single" w:sz="12" w:space="0" w:color="auto"/>
            </w:tcBorders>
          </w:tcPr>
          <w:p w14:paraId="70F85FFA" w14:textId="77777777" w:rsidR="00190910" w:rsidRPr="003C6E9E" w:rsidRDefault="00190910" w:rsidP="00CF16EB">
            <w:pPr>
              <w:pStyle w:val="PCJTable"/>
              <w:rPr>
                <w:sz w:val="20"/>
                <w:szCs w:val="20"/>
              </w:rPr>
            </w:pPr>
            <w:r w:rsidRPr="003C6E9E">
              <w:rPr>
                <w:sz w:val="20"/>
                <w:szCs w:val="20"/>
              </w:rPr>
              <w:t>0.11</w:t>
            </w:r>
          </w:p>
          <w:p w14:paraId="67AEFDEA" w14:textId="5974852A" w:rsidR="00190910" w:rsidRPr="003C6E9E" w:rsidRDefault="00190910" w:rsidP="00CF16EB">
            <w:pPr>
              <w:pStyle w:val="PCJTable"/>
              <w:rPr>
                <w:sz w:val="20"/>
                <w:szCs w:val="20"/>
              </w:rPr>
            </w:pPr>
            <w:r w:rsidRPr="003C6E9E">
              <w:rPr>
                <w:sz w:val="20"/>
                <w:szCs w:val="20"/>
              </w:rPr>
              <w:t>0.13</w:t>
            </w:r>
          </w:p>
        </w:tc>
        <w:tc>
          <w:tcPr>
            <w:tcW w:w="0" w:type="auto"/>
            <w:tcBorders>
              <w:top w:val="single" w:sz="12" w:space="0" w:color="auto"/>
            </w:tcBorders>
          </w:tcPr>
          <w:p w14:paraId="3F4FE169" w14:textId="77777777" w:rsidR="00190910" w:rsidRPr="003C6E9E" w:rsidRDefault="00190910" w:rsidP="00CF16EB">
            <w:pPr>
              <w:pStyle w:val="PCJTable"/>
              <w:rPr>
                <w:sz w:val="20"/>
                <w:szCs w:val="20"/>
              </w:rPr>
            </w:pPr>
            <w:r w:rsidRPr="003C6E9E">
              <w:rPr>
                <w:sz w:val="20"/>
                <w:szCs w:val="20"/>
              </w:rPr>
              <w:t>0.15</w:t>
            </w:r>
          </w:p>
          <w:p w14:paraId="3E98F577" w14:textId="3B622691" w:rsidR="00190910" w:rsidRPr="003C6E9E" w:rsidRDefault="00190910" w:rsidP="00CF16EB">
            <w:pPr>
              <w:pStyle w:val="PCJTable"/>
              <w:rPr>
                <w:sz w:val="20"/>
                <w:szCs w:val="20"/>
              </w:rPr>
            </w:pPr>
            <w:r w:rsidRPr="003C6E9E">
              <w:rPr>
                <w:sz w:val="20"/>
                <w:szCs w:val="20"/>
              </w:rPr>
              <w:t>0.45</w:t>
            </w:r>
          </w:p>
        </w:tc>
        <w:tc>
          <w:tcPr>
            <w:tcW w:w="0" w:type="auto"/>
            <w:tcBorders>
              <w:top w:val="single" w:sz="12" w:space="0" w:color="auto"/>
            </w:tcBorders>
          </w:tcPr>
          <w:p w14:paraId="0D0D9BB1" w14:textId="77777777" w:rsidR="00190910" w:rsidRPr="00FD50FF" w:rsidRDefault="00190910" w:rsidP="00CF16EB">
            <w:pPr>
              <w:pStyle w:val="PCJTable"/>
              <w:rPr>
                <w:b/>
                <w:bCs/>
                <w:sz w:val="20"/>
                <w:szCs w:val="20"/>
              </w:rPr>
            </w:pPr>
            <w:r w:rsidRPr="00FD50FF">
              <w:rPr>
                <w:b/>
                <w:bCs/>
                <w:sz w:val="20"/>
                <w:szCs w:val="20"/>
              </w:rPr>
              <w:t>0.63</w:t>
            </w:r>
          </w:p>
          <w:p w14:paraId="3D2E92BF" w14:textId="239354C5" w:rsidR="00190910" w:rsidRPr="003C6E9E" w:rsidRDefault="00190910" w:rsidP="00CF16EB">
            <w:pPr>
              <w:pStyle w:val="PCJTable"/>
              <w:rPr>
                <w:sz w:val="20"/>
                <w:szCs w:val="20"/>
              </w:rPr>
            </w:pPr>
            <w:r w:rsidRPr="003C6E9E">
              <w:rPr>
                <w:sz w:val="20"/>
                <w:szCs w:val="20"/>
              </w:rPr>
              <w:t>0.07</w:t>
            </w:r>
          </w:p>
        </w:tc>
      </w:tr>
      <w:tr w:rsidR="00190910" w:rsidRPr="003C6E9E" w14:paraId="3BAD5C8F" w14:textId="77777777" w:rsidTr="00821919">
        <w:tc>
          <w:tcPr>
            <w:tcW w:w="0" w:type="auto"/>
          </w:tcPr>
          <w:p w14:paraId="7AB37706" w14:textId="77777777" w:rsidR="00190910" w:rsidRPr="003C6E9E" w:rsidRDefault="00190910" w:rsidP="00A51C87">
            <w:pPr>
              <w:pStyle w:val="PCJTable"/>
              <w:rPr>
                <w:i/>
                <w:sz w:val="20"/>
                <w:szCs w:val="20"/>
              </w:rPr>
            </w:pPr>
            <w:r w:rsidRPr="003C6E9E">
              <w:rPr>
                <w:sz w:val="20"/>
                <w:szCs w:val="20"/>
              </w:rPr>
              <w:t>QTL.A04.3</w:t>
            </w:r>
          </w:p>
        </w:tc>
        <w:tc>
          <w:tcPr>
            <w:tcW w:w="0" w:type="auto"/>
          </w:tcPr>
          <w:p w14:paraId="51EA171E" w14:textId="77777777" w:rsidR="00190910" w:rsidRPr="003C6E9E" w:rsidRDefault="00190910" w:rsidP="00CF16EB">
            <w:pPr>
              <w:pStyle w:val="PCJTable"/>
              <w:rPr>
                <w:sz w:val="20"/>
                <w:szCs w:val="20"/>
              </w:rPr>
            </w:pPr>
            <w:r w:rsidRPr="003C6E9E">
              <w:rPr>
                <w:sz w:val="20"/>
                <w:szCs w:val="20"/>
              </w:rPr>
              <w:t>RDW</w:t>
            </w:r>
          </w:p>
        </w:tc>
        <w:tc>
          <w:tcPr>
            <w:tcW w:w="0" w:type="auto"/>
          </w:tcPr>
          <w:p w14:paraId="1C85B025" w14:textId="77777777" w:rsidR="00190910" w:rsidRPr="003C6E9E" w:rsidRDefault="00190910" w:rsidP="00CF16EB">
            <w:pPr>
              <w:pStyle w:val="PCJTable"/>
              <w:rPr>
                <w:sz w:val="20"/>
                <w:szCs w:val="20"/>
              </w:rPr>
            </w:pPr>
            <w:r w:rsidRPr="003C6E9E">
              <w:rPr>
                <w:sz w:val="20"/>
                <w:szCs w:val="20"/>
              </w:rPr>
              <w:t>0.13</w:t>
            </w:r>
          </w:p>
        </w:tc>
        <w:tc>
          <w:tcPr>
            <w:tcW w:w="0" w:type="auto"/>
          </w:tcPr>
          <w:p w14:paraId="4FC3318A" w14:textId="77777777" w:rsidR="00190910" w:rsidRPr="003C6E9E" w:rsidRDefault="00190910" w:rsidP="00CF16EB">
            <w:pPr>
              <w:pStyle w:val="PCJTable"/>
              <w:rPr>
                <w:sz w:val="20"/>
                <w:szCs w:val="20"/>
              </w:rPr>
            </w:pPr>
            <w:r w:rsidRPr="003C6E9E">
              <w:rPr>
                <w:sz w:val="20"/>
                <w:szCs w:val="20"/>
              </w:rPr>
              <w:t>0.34</w:t>
            </w:r>
          </w:p>
        </w:tc>
        <w:tc>
          <w:tcPr>
            <w:tcW w:w="0" w:type="auto"/>
          </w:tcPr>
          <w:p w14:paraId="0E505A85" w14:textId="77777777" w:rsidR="00190910" w:rsidRPr="00FD50FF" w:rsidRDefault="00190910" w:rsidP="00CF16EB">
            <w:pPr>
              <w:pStyle w:val="PCJTable"/>
              <w:rPr>
                <w:b/>
                <w:bCs/>
                <w:sz w:val="20"/>
                <w:szCs w:val="20"/>
              </w:rPr>
            </w:pPr>
            <w:r w:rsidRPr="00FD50FF">
              <w:rPr>
                <w:b/>
                <w:bCs/>
                <w:sz w:val="20"/>
                <w:szCs w:val="20"/>
              </w:rPr>
              <w:t>0.52</w:t>
            </w:r>
          </w:p>
        </w:tc>
      </w:tr>
      <w:tr w:rsidR="00A82C38" w:rsidRPr="003C6E9E" w14:paraId="2416794B" w14:textId="77777777" w:rsidTr="00FA1E88">
        <w:tc>
          <w:tcPr>
            <w:tcW w:w="0" w:type="auto"/>
          </w:tcPr>
          <w:p w14:paraId="29AA91D1" w14:textId="5A5FAA33" w:rsidR="00A82C38" w:rsidRPr="003C6E9E" w:rsidRDefault="00A82C38" w:rsidP="00A51C87">
            <w:pPr>
              <w:pStyle w:val="PCJTable"/>
              <w:rPr>
                <w:i/>
                <w:sz w:val="20"/>
                <w:szCs w:val="20"/>
              </w:rPr>
            </w:pPr>
            <w:r w:rsidRPr="003C6E9E">
              <w:rPr>
                <w:sz w:val="20"/>
                <w:szCs w:val="20"/>
              </w:rPr>
              <w:t>QTL.</w:t>
            </w:r>
            <w:r>
              <w:rPr>
                <w:sz w:val="20"/>
                <w:szCs w:val="20"/>
              </w:rPr>
              <w:t>A09.1</w:t>
            </w:r>
          </w:p>
        </w:tc>
        <w:tc>
          <w:tcPr>
            <w:tcW w:w="0" w:type="auto"/>
          </w:tcPr>
          <w:p w14:paraId="5743BA68" w14:textId="4997663A" w:rsidR="00A82C38" w:rsidRPr="003C6E9E" w:rsidRDefault="00A82C38" w:rsidP="00CF16EB">
            <w:pPr>
              <w:pStyle w:val="PCJTable"/>
              <w:rPr>
                <w:sz w:val="20"/>
                <w:szCs w:val="20"/>
              </w:rPr>
            </w:pPr>
            <w:r>
              <w:rPr>
                <w:sz w:val="20"/>
                <w:szCs w:val="20"/>
              </w:rPr>
              <w:t>Dim4</w:t>
            </w:r>
          </w:p>
        </w:tc>
        <w:tc>
          <w:tcPr>
            <w:tcW w:w="0" w:type="auto"/>
          </w:tcPr>
          <w:p w14:paraId="5C5306A4" w14:textId="38384473" w:rsidR="00A82C38" w:rsidRPr="003C6E9E" w:rsidRDefault="00A82C38" w:rsidP="00CF16EB">
            <w:pPr>
              <w:pStyle w:val="PCJTable"/>
              <w:rPr>
                <w:sz w:val="20"/>
                <w:szCs w:val="20"/>
              </w:rPr>
            </w:pPr>
            <w:r>
              <w:rPr>
                <w:sz w:val="20"/>
                <w:szCs w:val="20"/>
              </w:rPr>
              <w:t>0.01</w:t>
            </w:r>
          </w:p>
        </w:tc>
        <w:tc>
          <w:tcPr>
            <w:tcW w:w="0" w:type="auto"/>
          </w:tcPr>
          <w:p w14:paraId="783299C4" w14:textId="72BA72CD" w:rsidR="00A82C38" w:rsidRPr="003C6E9E" w:rsidRDefault="00A82C38" w:rsidP="00CF16EB">
            <w:pPr>
              <w:pStyle w:val="PCJTable"/>
              <w:rPr>
                <w:sz w:val="20"/>
                <w:szCs w:val="20"/>
              </w:rPr>
            </w:pPr>
            <w:r>
              <w:rPr>
                <w:sz w:val="20"/>
                <w:szCs w:val="20"/>
              </w:rPr>
              <w:t>0.32</w:t>
            </w:r>
          </w:p>
        </w:tc>
        <w:tc>
          <w:tcPr>
            <w:tcW w:w="0" w:type="auto"/>
          </w:tcPr>
          <w:p w14:paraId="4841EC63" w14:textId="3C59C176" w:rsidR="00A82C38" w:rsidRPr="00FD50FF" w:rsidRDefault="00A82C38" w:rsidP="00CF16EB">
            <w:pPr>
              <w:pStyle w:val="PCJTable"/>
              <w:rPr>
                <w:b/>
                <w:bCs/>
                <w:sz w:val="20"/>
                <w:szCs w:val="20"/>
              </w:rPr>
            </w:pPr>
            <w:r w:rsidRPr="00FD50FF">
              <w:rPr>
                <w:b/>
                <w:bCs/>
                <w:sz w:val="20"/>
                <w:szCs w:val="20"/>
              </w:rPr>
              <w:t>0.</w:t>
            </w:r>
            <w:r>
              <w:rPr>
                <w:b/>
                <w:bCs/>
                <w:sz w:val="20"/>
                <w:szCs w:val="20"/>
              </w:rPr>
              <w:t>6</w:t>
            </w:r>
            <w:r w:rsidRPr="00FD50FF">
              <w:rPr>
                <w:b/>
                <w:bCs/>
                <w:sz w:val="20"/>
                <w:szCs w:val="20"/>
              </w:rPr>
              <w:t>3</w:t>
            </w:r>
          </w:p>
        </w:tc>
      </w:tr>
      <w:tr w:rsidR="00190910" w:rsidRPr="003C6E9E" w14:paraId="0BC1EB58" w14:textId="77777777" w:rsidTr="00821919">
        <w:tc>
          <w:tcPr>
            <w:tcW w:w="0" w:type="auto"/>
          </w:tcPr>
          <w:p w14:paraId="69651992" w14:textId="77777777" w:rsidR="00190910" w:rsidRPr="003C6E9E" w:rsidRDefault="00190910" w:rsidP="00A51C87">
            <w:pPr>
              <w:pStyle w:val="PCJTable"/>
              <w:rPr>
                <w:sz w:val="20"/>
                <w:szCs w:val="20"/>
              </w:rPr>
            </w:pPr>
            <w:r w:rsidRPr="003C6E9E">
              <w:rPr>
                <w:sz w:val="20"/>
                <w:szCs w:val="20"/>
              </w:rPr>
              <w:t>QTL.C04.1</w:t>
            </w:r>
          </w:p>
          <w:p w14:paraId="6692F1E5" w14:textId="77777777" w:rsidR="00190910" w:rsidRPr="003C6E9E" w:rsidRDefault="00190910" w:rsidP="00CF16EB">
            <w:pPr>
              <w:pStyle w:val="PCJTable"/>
              <w:rPr>
                <w:i/>
                <w:sz w:val="20"/>
                <w:szCs w:val="20"/>
              </w:rPr>
            </w:pPr>
          </w:p>
        </w:tc>
        <w:tc>
          <w:tcPr>
            <w:tcW w:w="0" w:type="auto"/>
          </w:tcPr>
          <w:p w14:paraId="2E56C1B3" w14:textId="77777777" w:rsidR="00190910" w:rsidRPr="003C6E9E" w:rsidRDefault="00190910" w:rsidP="00CF16EB">
            <w:pPr>
              <w:pStyle w:val="PCJTable"/>
              <w:rPr>
                <w:sz w:val="20"/>
                <w:szCs w:val="20"/>
                <w:vertAlign w:val="subscript"/>
              </w:rPr>
            </w:pPr>
            <w:r w:rsidRPr="003C6E9E">
              <w:rPr>
                <w:sz w:val="20"/>
                <w:szCs w:val="20"/>
              </w:rPr>
              <w:t>Sp</w:t>
            </w:r>
            <w:r w:rsidRPr="003C6E9E">
              <w:rPr>
                <w:sz w:val="20"/>
                <w:szCs w:val="20"/>
                <w:vertAlign w:val="subscript"/>
              </w:rPr>
              <w:t>L1-L4</w:t>
            </w:r>
          </w:p>
          <w:p w14:paraId="5151ABE5" w14:textId="77777777" w:rsidR="00190910" w:rsidRPr="003C6E9E" w:rsidRDefault="00190910" w:rsidP="00CF16EB">
            <w:pPr>
              <w:pStyle w:val="PCJTable"/>
              <w:rPr>
                <w:sz w:val="20"/>
                <w:szCs w:val="20"/>
              </w:rPr>
            </w:pPr>
            <w:r w:rsidRPr="003C6E9E">
              <w:rPr>
                <w:sz w:val="20"/>
                <w:szCs w:val="20"/>
              </w:rPr>
              <w:t>Sp</w:t>
            </w:r>
            <w:r w:rsidRPr="003C6E9E">
              <w:rPr>
                <w:sz w:val="20"/>
                <w:szCs w:val="20"/>
                <w:vertAlign w:val="subscript"/>
              </w:rPr>
              <w:t>L3-L4</w:t>
            </w:r>
          </w:p>
        </w:tc>
        <w:tc>
          <w:tcPr>
            <w:tcW w:w="0" w:type="auto"/>
          </w:tcPr>
          <w:p w14:paraId="453C4F0D" w14:textId="77777777" w:rsidR="00190910" w:rsidRPr="003C6E9E" w:rsidRDefault="00190910" w:rsidP="00CF16EB">
            <w:pPr>
              <w:pStyle w:val="PCJTable"/>
              <w:rPr>
                <w:sz w:val="20"/>
                <w:szCs w:val="20"/>
              </w:rPr>
            </w:pPr>
            <w:r w:rsidRPr="003C6E9E">
              <w:rPr>
                <w:sz w:val="20"/>
                <w:szCs w:val="20"/>
              </w:rPr>
              <w:t>0.35</w:t>
            </w:r>
          </w:p>
        </w:tc>
        <w:tc>
          <w:tcPr>
            <w:tcW w:w="0" w:type="auto"/>
          </w:tcPr>
          <w:p w14:paraId="35B17DEA" w14:textId="77777777" w:rsidR="00190910" w:rsidRPr="003C6E9E" w:rsidRDefault="00190910" w:rsidP="00CF16EB">
            <w:pPr>
              <w:pStyle w:val="PCJTable"/>
              <w:rPr>
                <w:sz w:val="20"/>
                <w:szCs w:val="20"/>
              </w:rPr>
            </w:pPr>
            <w:r w:rsidRPr="003C6E9E">
              <w:rPr>
                <w:sz w:val="20"/>
                <w:szCs w:val="20"/>
              </w:rPr>
              <w:t>0.15</w:t>
            </w:r>
          </w:p>
        </w:tc>
        <w:tc>
          <w:tcPr>
            <w:tcW w:w="0" w:type="auto"/>
          </w:tcPr>
          <w:p w14:paraId="75384BD4" w14:textId="77777777" w:rsidR="00190910" w:rsidRPr="00FD50FF" w:rsidRDefault="00190910" w:rsidP="00CF16EB">
            <w:pPr>
              <w:pStyle w:val="PCJTable"/>
              <w:rPr>
                <w:b/>
                <w:bCs/>
                <w:sz w:val="20"/>
                <w:szCs w:val="20"/>
              </w:rPr>
            </w:pPr>
            <w:r w:rsidRPr="00FD50FF">
              <w:rPr>
                <w:b/>
                <w:bCs/>
                <w:sz w:val="20"/>
                <w:szCs w:val="20"/>
              </w:rPr>
              <w:t>0.93</w:t>
            </w:r>
          </w:p>
        </w:tc>
      </w:tr>
      <w:tr w:rsidR="00A82C38" w:rsidRPr="003C6E9E" w14:paraId="760354AC" w14:textId="77777777" w:rsidTr="00FA1E88">
        <w:tc>
          <w:tcPr>
            <w:tcW w:w="0" w:type="auto"/>
            <w:tcBorders>
              <w:bottom w:val="single" w:sz="4" w:space="0" w:color="auto"/>
            </w:tcBorders>
          </w:tcPr>
          <w:p w14:paraId="2D29ED97" w14:textId="77777777" w:rsidR="00A82C38" w:rsidRPr="003C6E9E" w:rsidRDefault="00A82C38" w:rsidP="00A51C87">
            <w:pPr>
              <w:pStyle w:val="PCJTable"/>
              <w:rPr>
                <w:i/>
                <w:sz w:val="20"/>
                <w:szCs w:val="20"/>
              </w:rPr>
            </w:pPr>
            <w:r w:rsidRPr="003C6E9E">
              <w:rPr>
                <w:sz w:val="20"/>
                <w:szCs w:val="20"/>
              </w:rPr>
              <w:t>QTL.C06.1</w:t>
            </w:r>
          </w:p>
        </w:tc>
        <w:tc>
          <w:tcPr>
            <w:tcW w:w="0" w:type="auto"/>
            <w:tcBorders>
              <w:bottom w:val="single" w:sz="4" w:space="0" w:color="auto"/>
            </w:tcBorders>
          </w:tcPr>
          <w:p w14:paraId="3C8C933F" w14:textId="77777777" w:rsidR="00A82C38" w:rsidRPr="003C6E9E" w:rsidRDefault="00A82C38" w:rsidP="00CF16EB">
            <w:pPr>
              <w:pStyle w:val="PCJTable"/>
              <w:rPr>
                <w:sz w:val="20"/>
                <w:szCs w:val="20"/>
              </w:rPr>
            </w:pPr>
            <w:r w:rsidRPr="003C6E9E">
              <w:rPr>
                <w:sz w:val="20"/>
                <w:szCs w:val="20"/>
              </w:rPr>
              <w:t>LASNQ</w:t>
            </w:r>
          </w:p>
        </w:tc>
        <w:tc>
          <w:tcPr>
            <w:tcW w:w="0" w:type="auto"/>
            <w:tcBorders>
              <w:bottom w:val="single" w:sz="4" w:space="0" w:color="auto"/>
            </w:tcBorders>
          </w:tcPr>
          <w:p w14:paraId="77F9A61C" w14:textId="77777777" w:rsidR="00A82C38" w:rsidRPr="003C6E9E" w:rsidRDefault="00A82C38" w:rsidP="00CF16EB">
            <w:pPr>
              <w:pStyle w:val="PCJTable"/>
              <w:rPr>
                <w:sz w:val="20"/>
                <w:szCs w:val="20"/>
              </w:rPr>
            </w:pPr>
            <w:r w:rsidRPr="003C6E9E">
              <w:rPr>
                <w:sz w:val="20"/>
                <w:szCs w:val="20"/>
              </w:rPr>
              <w:t>0.35</w:t>
            </w:r>
          </w:p>
        </w:tc>
        <w:tc>
          <w:tcPr>
            <w:tcW w:w="0" w:type="auto"/>
            <w:tcBorders>
              <w:bottom w:val="single" w:sz="4" w:space="0" w:color="auto"/>
            </w:tcBorders>
          </w:tcPr>
          <w:p w14:paraId="3F66724A" w14:textId="77777777" w:rsidR="00A82C38" w:rsidRPr="003C6E9E" w:rsidRDefault="00A82C38" w:rsidP="00CF16EB">
            <w:pPr>
              <w:pStyle w:val="PCJTable"/>
              <w:rPr>
                <w:sz w:val="20"/>
                <w:szCs w:val="20"/>
              </w:rPr>
            </w:pPr>
            <w:r w:rsidRPr="003C6E9E">
              <w:rPr>
                <w:sz w:val="20"/>
                <w:szCs w:val="20"/>
              </w:rPr>
              <w:t>0.09</w:t>
            </w:r>
          </w:p>
        </w:tc>
        <w:tc>
          <w:tcPr>
            <w:tcW w:w="0" w:type="auto"/>
            <w:tcBorders>
              <w:bottom w:val="single" w:sz="4" w:space="0" w:color="auto"/>
            </w:tcBorders>
          </w:tcPr>
          <w:p w14:paraId="583B4CEF" w14:textId="77777777" w:rsidR="00A82C38" w:rsidRPr="00FD50FF" w:rsidRDefault="00A82C38" w:rsidP="00CF16EB">
            <w:pPr>
              <w:pStyle w:val="PCJTable"/>
              <w:rPr>
                <w:b/>
                <w:bCs/>
                <w:sz w:val="20"/>
                <w:szCs w:val="20"/>
              </w:rPr>
            </w:pPr>
            <w:r w:rsidRPr="00FD50FF">
              <w:rPr>
                <w:b/>
                <w:bCs/>
                <w:sz w:val="20"/>
                <w:szCs w:val="20"/>
              </w:rPr>
              <w:t>0.78</w:t>
            </w:r>
          </w:p>
        </w:tc>
      </w:tr>
      <w:tr w:rsidR="00190910" w:rsidRPr="003C6E9E" w14:paraId="6FC80157" w14:textId="77777777" w:rsidTr="00821919">
        <w:tc>
          <w:tcPr>
            <w:tcW w:w="0" w:type="auto"/>
            <w:tcBorders>
              <w:bottom w:val="single" w:sz="4" w:space="0" w:color="auto"/>
            </w:tcBorders>
          </w:tcPr>
          <w:p w14:paraId="296E5507" w14:textId="09F50911" w:rsidR="00190910" w:rsidRPr="003C6E9E" w:rsidRDefault="00190910" w:rsidP="00A51C87">
            <w:pPr>
              <w:pStyle w:val="PCJTable"/>
              <w:rPr>
                <w:i/>
                <w:sz w:val="20"/>
                <w:szCs w:val="20"/>
              </w:rPr>
            </w:pPr>
            <w:r w:rsidRPr="003C6E9E">
              <w:rPr>
                <w:sz w:val="20"/>
                <w:szCs w:val="20"/>
              </w:rPr>
              <w:t>QTL.C0</w:t>
            </w:r>
            <w:r w:rsidR="00A82C38">
              <w:rPr>
                <w:sz w:val="20"/>
                <w:szCs w:val="20"/>
              </w:rPr>
              <w:t>9.1</w:t>
            </w:r>
          </w:p>
        </w:tc>
        <w:tc>
          <w:tcPr>
            <w:tcW w:w="0" w:type="auto"/>
            <w:tcBorders>
              <w:bottom w:val="single" w:sz="4" w:space="0" w:color="auto"/>
            </w:tcBorders>
          </w:tcPr>
          <w:p w14:paraId="08C0C104" w14:textId="03CF30AF" w:rsidR="00190910" w:rsidRPr="003C6E9E" w:rsidRDefault="00A82C38" w:rsidP="00CF16EB">
            <w:pPr>
              <w:pStyle w:val="PCJTable"/>
              <w:rPr>
                <w:sz w:val="20"/>
                <w:szCs w:val="20"/>
              </w:rPr>
            </w:pPr>
            <w:r>
              <w:rPr>
                <w:sz w:val="20"/>
                <w:szCs w:val="20"/>
              </w:rPr>
              <w:t>Dim4</w:t>
            </w:r>
          </w:p>
        </w:tc>
        <w:tc>
          <w:tcPr>
            <w:tcW w:w="0" w:type="auto"/>
            <w:tcBorders>
              <w:bottom w:val="single" w:sz="4" w:space="0" w:color="auto"/>
            </w:tcBorders>
          </w:tcPr>
          <w:p w14:paraId="65B97744" w14:textId="0217B875" w:rsidR="00190910" w:rsidRPr="003C6E9E" w:rsidRDefault="00190910" w:rsidP="00CF16EB">
            <w:pPr>
              <w:pStyle w:val="PCJTable"/>
              <w:rPr>
                <w:sz w:val="20"/>
                <w:szCs w:val="20"/>
              </w:rPr>
            </w:pPr>
            <w:r w:rsidRPr="003C6E9E">
              <w:rPr>
                <w:sz w:val="20"/>
                <w:szCs w:val="20"/>
              </w:rPr>
              <w:t>0.</w:t>
            </w:r>
            <w:r w:rsidR="00A82C38">
              <w:rPr>
                <w:sz w:val="20"/>
                <w:szCs w:val="20"/>
              </w:rPr>
              <w:t>04</w:t>
            </w:r>
          </w:p>
        </w:tc>
        <w:tc>
          <w:tcPr>
            <w:tcW w:w="0" w:type="auto"/>
            <w:tcBorders>
              <w:bottom w:val="single" w:sz="4" w:space="0" w:color="auto"/>
            </w:tcBorders>
          </w:tcPr>
          <w:p w14:paraId="17214A1E" w14:textId="77777777" w:rsidR="00190910" w:rsidRPr="003C6E9E" w:rsidRDefault="00190910" w:rsidP="00CF16EB">
            <w:pPr>
              <w:pStyle w:val="PCJTable"/>
              <w:rPr>
                <w:sz w:val="20"/>
                <w:szCs w:val="20"/>
              </w:rPr>
            </w:pPr>
            <w:r w:rsidRPr="003C6E9E">
              <w:rPr>
                <w:sz w:val="20"/>
                <w:szCs w:val="20"/>
              </w:rPr>
              <w:t>0.09</w:t>
            </w:r>
          </w:p>
        </w:tc>
        <w:tc>
          <w:tcPr>
            <w:tcW w:w="0" w:type="auto"/>
            <w:tcBorders>
              <w:bottom w:val="single" w:sz="4" w:space="0" w:color="auto"/>
            </w:tcBorders>
          </w:tcPr>
          <w:p w14:paraId="73250F47" w14:textId="798627B9" w:rsidR="00190910" w:rsidRPr="00FD50FF" w:rsidRDefault="00190910" w:rsidP="00CF16EB">
            <w:pPr>
              <w:pStyle w:val="PCJTable"/>
              <w:rPr>
                <w:b/>
                <w:bCs/>
                <w:sz w:val="20"/>
                <w:szCs w:val="20"/>
              </w:rPr>
            </w:pPr>
            <w:r w:rsidRPr="00FD50FF">
              <w:rPr>
                <w:b/>
                <w:bCs/>
                <w:sz w:val="20"/>
                <w:szCs w:val="20"/>
              </w:rPr>
              <w:t>0.</w:t>
            </w:r>
            <w:r w:rsidR="00A82C38">
              <w:rPr>
                <w:b/>
                <w:bCs/>
                <w:sz w:val="20"/>
                <w:szCs w:val="20"/>
              </w:rPr>
              <w:t>85</w:t>
            </w:r>
          </w:p>
        </w:tc>
      </w:tr>
      <w:tr w:rsidR="00DE5DC2" w:rsidRPr="003C6E9E" w14:paraId="0577A91D" w14:textId="77777777" w:rsidTr="00821919">
        <w:tc>
          <w:tcPr>
            <w:tcW w:w="0" w:type="auto"/>
            <w:tcBorders>
              <w:top w:val="single" w:sz="12" w:space="0" w:color="auto"/>
            </w:tcBorders>
          </w:tcPr>
          <w:p w14:paraId="166670E7" w14:textId="3B208B30" w:rsidR="00DE5DC2" w:rsidRPr="003C6E9E" w:rsidRDefault="00DE5DC2" w:rsidP="00A51C87">
            <w:pPr>
              <w:pStyle w:val="PCJTable"/>
              <w:rPr>
                <w:sz w:val="20"/>
                <w:szCs w:val="20"/>
              </w:rPr>
            </w:pPr>
            <w:r>
              <w:rPr>
                <w:sz w:val="20"/>
                <w:szCs w:val="20"/>
              </w:rPr>
              <w:t>QTL.A09.2</w:t>
            </w:r>
          </w:p>
        </w:tc>
        <w:tc>
          <w:tcPr>
            <w:tcW w:w="0" w:type="auto"/>
            <w:tcBorders>
              <w:top w:val="single" w:sz="12" w:space="0" w:color="auto"/>
            </w:tcBorders>
          </w:tcPr>
          <w:p w14:paraId="7306182B" w14:textId="360374B8" w:rsidR="00DE5DC2" w:rsidRPr="003C6E9E" w:rsidRDefault="00DE5DC2" w:rsidP="00CF16EB">
            <w:pPr>
              <w:pStyle w:val="PCJTable"/>
              <w:rPr>
                <w:sz w:val="20"/>
                <w:szCs w:val="20"/>
              </w:rPr>
            </w:pPr>
            <w:r>
              <w:rPr>
                <w:sz w:val="20"/>
                <w:szCs w:val="20"/>
              </w:rPr>
              <w:t>Dim3</w:t>
            </w:r>
          </w:p>
        </w:tc>
        <w:tc>
          <w:tcPr>
            <w:tcW w:w="0" w:type="auto"/>
            <w:tcBorders>
              <w:top w:val="single" w:sz="12" w:space="0" w:color="auto"/>
            </w:tcBorders>
          </w:tcPr>
          <w:p w14:paraId="4BDA2A0C" w14:textId="09683D62" w:rsidR="00DE5DC2" w:rsidRPr="00FD50FF" w:rsidRDefault="00DE5DC2" w:rsidP="00CF16EB">
            <w:pPr>
              <w:pStyle w:val="PCJTable"/>
              <w:rPr>
                <w:b/>
                <w:bCs/>
                <w:sz w:val="20"/>
                <w:szCs w:val="20"/>
              </w:rPr>
            </w:pPr>
            <w:r>
              <w:rPr>
                <w:b/>
                <w:bCs/>
                <w:sz w:val="20"/>
                <w:szCs w:val="20"/>
              </w:rPr>
              <w:t>0.81</w:t>
            </w:r>
          </w:p>
        </w:tc>
        <w:tc>
          <w:tcPr>
            <w:tcW w:w="0" w:type="auto"/>
            <w:tcBorders>
              <w:top w:val="single" w:sz="12" w:space="0" w:color="auto"/>
            </w:tcBorders>
          </w:tcPr>
          <w:p w14:paraId="0B8BF517" w14:textId="7865AE1B" w:rsidR="00DE5DC2" w:rsidRPr="00A51C87" w:rsidRDefault="00DE5DC2" w:rsidP="00CF16EB">
            <w:pPr>
              <w:pStyle w:val="PCJTable"/>
              <w:rPr>
                <w:b/>
                <w:bCs/>
                <w:sz w:val="20"/>
                <w:szCs w:val="20"/>
              </w:rPr>
            </w:pPr>
            <w:r w:rsidRPr="00A51C87">
              <w:rPr>
                <w:b/>
                <w:bCs/>
                <w:sz w:val="20"/>
                <w:szCs w:val="20"/>
              </w:rPr>
              <w:t>0.80</w:t>
            </w:r>
          </w:p>
        </w:tc>
        <w:tc>
          <w:tcPr>
            <w:tcW w:w="0" w:type="auto"/>
            <w:tcBorders>
              <w:top w:val="single" w:sz="12" w:space="0" w:color="auto"/>
            </w:tcBorders>
          </w:tcPr>
          <w:p w14:paraId="134627F5" w14:textId="51B19A7B" w:rsidR="00DE5DC2" w:rsidRPr="00A51C87" w:rsidRDefault="00DE5DC2" w:rsidP="00CF16EB">
            <w:pPr>
              <w:pStyle w:val="PCJTable"/>
              <w:rPr>
                <w:sz w:val="20"/>
                <w:szCs w:val="20"/>
              </w:rPr>
            </w:pPr>
            <w:r w:rsidRPr="00A51C87">
              <w:rPr>
                <w:sz w:val="20"/>
                <w:szCs w:val="20"/>
              </w:rPr>
              <w:t>0.30</w:t>
            </w:r>
          </w:p>
        </w:tc>
      </w:tr>
      <w:tr w:rsidR="00190910" w:rsidRPr="003C6E9E" w14:paraId="16A22CE8" w14:textId="77777777" w:rsidTr="00821919">
        <w:tc>
          <w:tcPr>
            <w:tcW w:w="0" w:type="auto"/>
            <w:tcBorders>
              <w:top w:val="single" w:sz="12" w:space="0" w:color="auto"/>
            </w:tcBorders>
          </w:tcPr>
          <w:p w14:paraId="120D436F" w14:textId="17CB41E8" w:rsidR="00190910" w:rsidRPr="003C6E9E" w:rsidRDefault="00190910" w:rsidP="00A51C87">
            <w:pPr>
              <w:pStyle w:val="PCJTable"/>
              <w:rPr>
                <w:i/>
                <w:sz w:val="20"/>
                <w:szCs w:val="20"/>
              </w:rPr>
            </w:pPr>
            <w:bookmarkStart w:id="15" w:name="_Hlk179236404"/>
            <w:r w:rsidRPr="003C6E9E">
              <w:rPr>
                <w:sz w:val="20"/>
                <w:szCs w:val="20"/>
              </w:rPr>
              <w:t>QTL.A01.2</w:t>
            </w:r>
          </w:p>
        </w:tc>
        <w:tc>
          <w:tcPr>
            <w:tcW w:w="0" w:type="auto"/>
            <w:tcBorders>
              <w:top w:val="single" w:sz="12" w:space="0" w:color="auto"/>
            </w:tcBorders>
          </w:tcPr>
          <w:p w14:paraId="42E4CB0F" w14:textId="477B013F" w:rsidR="00190910" w:rsidRPr="00BF7D9A" w:rsidRDefault="00190910" w:rsidP="00CF16EB">
            <w:pPr>
              <w:pStyle w:val="PCJTable"/>
              <w:rPr>
                <w:sz w:val="20"/>
                <w:szCs w:val="20"/>
              </w:rPr>
            </w:pPr>
            <w:r w:rsidRPr="003C6E9E">
              <w:rPr>
                <w:sz w:val="20"/>
                <w:szCs w:val="20"/>
              </w:rPr>
              <w:t>NUtE</w:t>
            </w:r>
          </w:p>
        </w:tc>
        <w:tc>
          <w:tcPr>
            <w:tcW w:w="0" w:type="auto"/>
            <w:tcBorders>
              <w:top w:val="single" w:sz="12" w:space="0" w:color="auto"/>
            </w:tcBorders>
          </w:tcPr>
          <w:p w14:paraId="1233DBE7" w14:textId="1C64807A" w:rsidR="00190910" w:rsidRPr="003C6E9E" w:rsidRDefault="00190910" w:rsidP="00CF16EB">
            <w:pPr>
              <w:pStyle w:val="PCJTable"/>
              <w:rPr>
                <w:sz w:val="20"/>
                <w:szCs w:val="20"/>
              </w:rPr>
            </w:pPr>
            <w:r w:rsidRPr="00FD50FF">
              <w:rPr>
                <w:b/>
                <w:bCs/>
                <w:sz w:val="20"/>
                <w:szCs w:val="20"/>
              </w:rPr>
              <w:t>0.96</w:t>
            </w:r>
          </w:p>
        </w:tc>
        <w:tc>
          <w:tcPr>
            <w:tcW w:w="0" w:type="auto"/>
            <w:tcBorders>
              <w:top w:val="single" w:sz="12" w:space="0" w:color="auto"/>
            </w:tcBorders>
          </w:tcPr>
          <w:p w14:paraId="7A6A8C58" w14:textId="726F15CE" w:rsidR="00190910" w:rsidRPr="003C6E9E" w:rsidRDefault="00190910" w:rsidP="00CF16EB">
            <w:pPr>
              <w:pStyle w:val="PCJTable"/>
              <w:rPr>
                <w:sz w:val="20"/>
                <w:szCs w:val="20"/>
              </w:rPr>
            </w:pPr>
            <w:r w:rsidRPr="003C6E9E">
              <w:rPr>
                <w:sz w:val="20"/>
                <w:szCs w:val="20"/>
              </w:rPr>
              <w:t>0.42</w:t>
            </w:r>
          </w:p>
        </w:tc>
        <w:tc>
          <w:tcPr>
            <w:tcW w:w="0" w:type="auto"/>
            <w:tcBorders>
              <w:top w:val="single" w:sz="12" w:space="0" w:color="auto"/>
            </w:tcBorders>
          </w:tcPr>
          <w:p w14:paraId="0DDDF239" w14:textId="0638A83B" w:rsidR="00190910" w:rsidRPr="003C6E9E" w:rsidRDefault="00190910" w:rsidP="00CF16EB">
            <w:pPr>
              <w:pStyle w:val="PCJTable"/>
              <w:rPr>
                <w:sz w:val="20"/>
                <w:szCs w:val="20"/>
              </w:rPr>
            </w:pPr>
            <w:r w:rsidRPr="00FD50FF">
              <w:rPr>
                <w:b/>
                <w:bCs/>
                <w:sz w:val="20"/>
                <w:szCs w:val="20"/>
              </w:rPr>
              <w:t>0.93</w:t>
            </w:r>
          </w:p>
        </w:tc>
      </w:tr>
      <w:tr w:rsidR="00190910" w:rsidRPr="003C6E9E" w14:paraId="7F947F24" w14:textId="77777777" w:rsidTr="00F96A22">
        <w:tc>
          <w:tcPr>
            <w:tcW w:w="0" w:type="auto"/>
            <w:tcBorders>
              <w:bottom w:val="single" w:sz="12" w:space="0" w:color="auto"/>
            </w:tcBorders>
          </w:tcPr>
          <w:p w14:paraId="5C35DBE3" w14:textId="07B35C30" w:rsidR="00190910" w:rsidRPr="003C6E9E" w:rsidRDefault="00190910" w:rsidP="00A51C87">
            <w:pPr>
              <w:pStyle w:val="PCJTable"/>
              <w:rPr>
                <w:sz w:val="20"/>
                <w:szCs w:val="20"/>
              </w:rPr>
            </w:pPr>
            <w:r w:rsidRPr="003C6E9E">
              <w:rPr>
                <w:sz w:val="20"/>
                <w:szCs w:val="20"/>
              </w:rPr>
              <w:t>QTL.A04.1</w:t>
            </w:r>
          </w:p>
        </w:tc>
        <w:tc>
          <w:tcPr>
            <w:tcW w:w="0" w:type="auto"/>
            <w:tcBorders>
              <w:bottom w:val="single" w:sz="12" w:space="0" w:color="auto"/>
            </w:tcBorders>
          </w:tcPr>
          <w:p w14:paraId="1941794C" w14:textId="77777777" w:rsidR="00190910" w:rsidRPr="003C6E9E" w:rsidRDefault="00190910" w:rsidP="00CF16EB">
            <w:pPr>
              <w:pStyle w:val="PCJTable"/>
              <w:rPr>
                <w:sz w:val="20"/>
                <w:szCs w:val="20"/>
              </w:rPr>
            </w:pPr>
            <w:r>
              <w:rPr>
                <w:sz w:val="20"/>
                <w:szCs w:val="20"/>
              </w:rPr>
              <w:t>S</w:t>
            </w:r>
            <w:r w:rsidRPr="003C6E9E">
              <w:rPr>
                <w:sz w:val="20"/>
                <w:szCs w:val="20"/>
              </w:rPr>
              <w:t>DW</w:t>
            </w:r>
          </w:p>
          <w:p w14:paraId="5702685D" w14:textId="3E3DB4A1" w:rsidR="00190910" w:rsidRPr="003C6E9E" w:rsidRDefault="00190910" w:rsidP="00CF16EB">
            <w:pPr>
              <w:pStyle w:val="PCJTable"/>
              <w:rPr>
                <w:sz w:val="20"/>
                <w:szCs w:val="20"/>
              </w:rPr>
            </w:pPr>
            <w:r w:rsidRPr="003C6E9E">
              <w:rPr>
                <w:sz w:val="20"/>
                <w:szCs w:val="20"/>
              </w:rPr>
              <w:t>LA</w:t>
            </w:r>
          </w:p>
        </w:tc>
        <w:tc>
          <w:tcPr>
            <w:tcW w:w="0" w:type="auto"/>
            <w:tcBorders>
              <w:bottom w:val="single" w:sz="12" w:space="0" w:color="auto"/>
            </w:tcBorders>
          </w:tcPr>
          <w:p w14:paraId="1C16E7AC" w14:textId="7E392A5A" w:rsidR="00190910" w:rsidRDefault="00190910" w:rsidP="00CF16EB">
            <w:pPr>
              <w:pStyle w:val="PCJTable"/>
              <w:rPr>
                <w:sz w:val="20"/>
                <w:szCs w:val="20"/>
              </w:rPr>
            </w:pPr>
            <w:r w:rsidRPr="00FD50FF">
              <w:rPr>
                <w:b/>
                <w:bCs/>
                <w:sz w:val="20"/>
                <w:szCs w:val="20"/>
              </w:rPr>
              <w:t>0.85</w:t>
            </w:r>
          </w:p>
          <w:p w14:paraId="7F9F0C67" w14:textId="1AB6F751" w:rsidR="00190910" w:rsidRPr="00FD50FF" w:rsidRDefault="00190910" w:rsidP="00CF16EB">
            <w:pPr>
              <w:pStyle w:val="PCJTable"/>
              <w:rPr>
                <w:b/>
                <w:bCs/>
                <w:strike/>
                <w:sz w:val="20"/>
                <w:szCs w:val="20"/>
              </w:rPr>
            </w:pPr>
          </w:p>
        </w:tc>
        <w:tc>
          <w:tcPr>
            <w:tcW w:w="0" w:type="auto"/>
            <w:tcBorders>
              <w:bottom w:val="single" w:sz="12" w:space="0" w:color="auto"/>
            </w:tcBorders>
          </w:tcPr>
          <w:p w14:paraId="41C637E4" w14:textId="01AAA752" w:rsidR="00190910" w:rsidRDefault="00190910" w:rsidP="00CF16EB">
            <w:pPr>
              <w:pStyle w:val="PCJTable"/>
              <w:rPr>
                <w:sz w:val="20"/>
                <w:szCs w:val="20"/>
              </w:rPr>
            </w:pPr>
            <w:r w:rsidRPr="003C6E9E">
              <w:rPr>
                <w:sz w:val="20"/>
                <w:szCs w:val="20"/>
              </w:rPr>
              <w:t>0.38</w:t>
            </w:r>
          </w:p>
          <w:p w14:paraId="7793D15F" w14:textId="33D75824" w:rsidR="00190910" w:rsidRPr="00FD50FF" w:rsidRDefault="00190910" w:rsidP="00CF16EB">
            <w:pPr>
              <w:pStyle w:val="PCJTable"/>
              <w:rPr>
                <w:b/>
                <w:strike/>
                <w:sz w:val="20"/>
                <w:szCs w:val="20"/>
              </w:rPr>
            </w:pPr>
          </w:p>
        </w:tc>
        <w:tc>
          <w:tcPr>
            <w:tcW w:w="0" w:type="auto"/>
            <w:tcBorders>
              <w:bottom w:val="single" w:sz="12" w:space="0" w:color="auto"/>
            </w:tcBorders>
          </w:tcPr>
          <w:p w14:paraId="70C47512" w14:textId="07F396F8" w:rsidR="00190910" w:rsidRDefault="00190910" w:rsidP="00CF16EB">
            <w:pPr>
              <w:pStyle w:val="PCJTable"/>
              <w:rPr>
                <w:sz w:val="20"/>
                <w:szCs w:val="20"/>
              </w:rPr>
            </w:pPr>
            <w:r w:rsidRPr="00FD50FF">
              <w:rPr>
                <w:b/>
                <w:bCs/>
                <w:sz w:val="20"/>
                <w:szCs w:val="20"/>
              </w:rPr>
              <w:t>0.96</w:t>
            </w:r>
          </w:p>
          <w:p w14:paraId="23E41208" w14:textId="308C315B" w:rsidR="00190910" w:rsidRPr="00FD50FF" w:rsidRDefault="00190910" w:rsidP="00CF16EB">
            <w:pPr>
              <w:pStyle w:val="PCJTable"/>
              <w:rPr>
                <w:b/>
                <w:bCs/>
                <w:strike/>
                <w:sz w:val="20"/>
                <w:szCs w:val="20"/>
              </w:rPr>
            </w:pPr>
          </w:p>
        </w:tc>
      </w:tr>
      <w:tr w:rsidR="00F96A22" w:rsidRPr="00F96A22" w14:paraId="3EDF7642" w14:textId="77777777" w:rsidTr="00F96A22">
        <w:tc>
          <w:tcPr>
            <w:tcW w:w="0" w:type="auto"/>
            <w:tcBorders>
              <w:top w:val="single" w:sz="12" w:space="0" w:color="auto"/>
              <w:bottom w:val="single" w:sz="4" w:space="0" w:color="auto"/>
            </w:tcBorders>
          </w:tcPr>
          <w:p w14:paraId="3B2EC369" w14:textId="77777777" w:rsidR="00F96A22" w:rsidRPr="003C6E9E" w:rsidRDefault="00F96A22" w:rsidP="00E52583">
            <w:pPr>
              <w:pStyle w:val="PCJTable"/>
              <w:rPr>
                <w:sz w:val="20"/>
                <w:szCs w:val="20"/>
              </w:rPr>
            </w:pPr>
            <w:r w:rsidRPr="003C6E9E">
              <w:rPr>
                <w:sz w:val="20"/>
                <w:szCs w:val="20"/>
              </w:rPr>
              <w:t>QTL.C07.1</w:t>
            </w:r>
          </w:p>
          <w:p w14:paraId="0C0B59A8" w14:textId="77777777" w:rsidR="00F96A22" w:rsidRPr="00F96A22" w:rsidRDefault="00F96A22" w:rsidP="00E52583">
            <w:pPr>
              <w:pStyle w:val="PCJTable"/>
              <w:rPr>
                <w:sz w:val="20"/>
                <w:szCs w:val="20"/>
              </w:rPr>
            </w:pPr>
          </w:p>
        </w:tc>
        <w:tc>
          <w:tcPr>
            <w:tcW w:w="0" w:type="auto"/>
            <w:tcBorders>
              <w:top w:val="single" w:sz="12" w:space="0" w:color="auto"/>
              <w:bottom w:val="single" w:sz="4" w:space="0" w:color="auto"/>
            </w:tcBorders>
          </w:tcPr>
          <w:p w14:paraId="2A7B3296" w14:textId="77777777" w:rsidR="00F96A22" w:rsidRPr="003C6E9E" w:rsidRDefault="00F96A22" w:rsidP="00E52583">
            <w:pPr>
              <w:pStyle w:val="PCJTable"/>
              <w:rPr>
                <w:sz w:val="20"/>
                <w:szCs w:val="20"/>
              </w:rPr>
            </w:pPr>
            <w:r w:rsidRPr="003C6E9E">
              <w:rPr>
                <w:sz w:val="20"/>
                <w:szCs w:val="20"/>
              </w:rPr>
              <w:t>LASNQ</w:t>
            </w:r>
          </w:p>
          <w:p w14:paraId="535072F1" w14:textId="77777777" w:rsidR="00F96A22" w:rsidRPr="003C6E9E" w:rsidRDefault="00F96A22" w:rsidP="00E52583">
            <w:pPr>
              <w:pStyle w:val="PCJTable"/>
              <w:rPr>
                <w:sz w:val="20"/>
                <w:szCs w:val="20"/>
              </w:rPr>
            </w:pPr>
            <w:r w:rsidRPr="00E2598E">
              <w:rPr>
                <w:sz w:val="20"/>
                <w:szCs w:val="20"/>
              </w:rPr>
              <w:t>NUtE</w:t>
            </w:r>
          </w:p>
        </w:tc>
        <w:tc>
          <w:tcPr>
            <w:tcW w:w="0" w:type="auto"/>
            <w:tcBorders>
              <w:top w:val="single" w:sz="12" w:space="0" w:color="auto"/>
              <w:bottom w:val="single" w:sz="4" w:space="0" w:color="auto"/>
            </w:tcBorders>
          </w:tcPr>
          <w:p w14:paraId="50566835" w14:textId="77777777" w:rsidR="00F96A22" w:rsidRPr="003C6E9E" w:rsidRDefault="00F96A22" w:rsidP="00E52583">
            <w:pPr>
              <w:pStyle w:val="PCJTable"/>
              <w:rPr>
                <w:sz w:val="20"/>
                <w:szCs w:val="20"/>
              </w:rPr>
            </w:pPr>
            <w:r w:rsidRPr="003C6E9E">
              <w:rPr>
                <w:sz w:val="20"/>
                <w:szCs w:val="20"/>
              </w:rPr>
              <w:t>0.16</w:t>
            </w:r>
          </w:p>
          <w:p w14:paraId="1DE89F3C" w14:textId="77777777" w:rsidR="00F96A22" w:rsidRPr="003C6E9E" w:rsidRDefault="00F96A22" w:rsidP="00E52583">
            <w:pPr>
              <w:pStyle w:val="PCJTable"/>
              <w:rPr>
                <w:sz w:val="20"/>
                <w:szCs w:val="20"/>
              </w:rPr>
            </w:pPr>
            <w:r w:rsidRPr="003C6E9E">
              <w:rPr>
                <w:sz w:val="20"/>
                <w:szCs w:val="20"/>
              </w:rPr>
              <w:t>0.03</w:t>
            </w:r>
          </w:p>
        </w:tc>
        <w:tc>
          <w:tcPr>
            <w:tcW w:w="0" w:type="auto"/>
            <w:tcBorders>
              <w:top w:val="single" w:sz="12" w:space="0" w:color="auto"/>
              <w:bottom w:val="single" w:sz="4" w:space="0" w:color="auto"/>
            </w:tcBorders>
          </w:tcPr>
          <w:p w14:paraId="00317C72" w14:textId="77777777" w:rsidR="00F96A22" w:rsidRPr="00F96A22" w:rsidRDefault="00F96A22" w:rsidP="00E52583">
            <w:pPr>
              <w:pStyle w:val="PCJTable"/>
              <w:rPr>
                <w:b/>
                <w:bCs/>
                <w:sz w:val="20"/>
                <w:szCs w:val="20"/>
              </w:rPr>
            </w:pPr>
            <w:r w:rsidRPr="00F96A22">
              <w:rPr>
                <w:b/>
                <w:bCs/>
                <w:sz w:val="20"/>
                <w:szCs w:val="20"/>
              </w:rPr>
              <w:t>0.57</w:t>
            </w:r>
          </w:p>
          <w:p w14:paraId="057FC502" w14:textId="77777777" w:rsidR="00F96A22" w:rsidRPr="003C6E9E" w:rsidRDefault="00F96A22" w:rsidP="00E52583">
            <w:pPr>
              <w:pStyle w:val="PCJTable"/>
              <w:rPr>
                <w:sz w:val="20"/>
                <w:szCs w:val="20"/>
              </w:rPr>
            </w:pPr>
            <w:r w:rsidRPr="003C6E9E">
              <w:rPr>
                <w:sz w:val="20"/>
                <w:szCs w:val="20"/>
              </w:rPr>
              <w:t>0.42</w:t>
            </w:r>
          </w:p>
        </w:tc>
        <w:tc>
          <w:tcPr>
            <w:tcW w:w="0" w:type="auto"/>
            <w:tcBorders>
              <w:top w:val="single" w:sz="12" w:space="0" w:color="auto"/>
              <w:bottom w:val="single" w:sz="4" w:space="0" w:color="auto"/>
            </w:tcBorders>
          </w:tcPr>
          <w:p w14:paraId="11B59BEC" w14:textId="77777777" w:rsidR="00F96A22" w:rsidRPr="00F96A22" w:rsidRDefault="00F96A22" w:rsidP="00E52583">
            <w:pPr>
              <w:pStyle w:val="PCJTable"/>
              <w:rPr>
                <w:b/>
                <w:bCs/>
                <w:sz w:val="20"/>
                <w:szCs w:val="20"/>
              </w:rPr>
            </w:pPr>
            <w:r w:rsidRPr="00F96A22">
              <w:rPr>
                <w:b/>
                <w:bCs/>
                <w:sz w:val="20"/>
                <w:szCs w:val="20"/>
              </w:rPr>
              <w:t>0.59</w:t>
            </w:r>
          </w:p>
          <w:p w14:paraId="7F2B6570" w14:textId="77777777" w:rsidR="00F96A22" w:rsidRPr="003C6E9E" w:rsidRDefault="00F96A22" w:rsidP="00E52583">
            <w:pPr>
              <w:pStyle w:val="PCJTable"/>
              <w:rPr>
                <w:sz w:val="20"/>
                <w:szCs w:val="20"/>
              </w:rPr>
            </w:pPr>
            <w:r w:rsidRPr="003C6E9E">
              <w:rPr>
                <w:sz w:val="20"/>
                <w:szCs w:val="20"/>
              </w:rPr>
              <w:t>0.48</w:t>
            </w:r>
          </w:p>
        </w:tc>
      </w:tr>
      <w:bookmarkEnd w:id="15"/>
      <w:tr w:rsidR="00190910" w:rsidRPr="003C6E9E" w14:paraId="7870A7E3" w14:textId="77777777" w:rsidTr="00F96A22">
        <w:tc>
          <w:tcPr>
            <w:tcW w:w="0" w:type="auto"/>
            <w:tcBorders>
              <w:top w:val="single" w:sz="4" w:space="0" w:color="auto"/>
            </w:tcBorders>
          </w:tcPr>
          <w:p w14:paraId="7EDE77CB" w14:textId="77777777" w:rsidR="00190910" w:rsidRPr="003C6E9E" w:rsidRDefault="00190910" w:rsidP="00A51C87">
            <w:pPr>
              <w:pStyle w:val="PCJTable"/>
              <w:rPr>
                <w:sz w:val="20"/>
                <w:szCs w:val="20"/>
              </w:rPr>
            </w:pPr>
            <w:r w:rsidRPr="003C6E9E">
              <w:rPr>
                <w:sz w:val="20"/>
                <w:szCs w:val="20"/>
              </w:rPr>
              <w:t>QTL.C08.1</w:t>
            </w:r>
          </w:p>
        </w:tc>
        <w:tc>
          <w:tcPr>
            <w:tcW w:w="0" w:type="auto"/>
            <w:tcBorders>
              <w:top w:val="single" w:sz="4" w:space="0" w:color="auto"/>
            </w:tcBorders>
          </w:tcPr>
          <w:p w14:paraId="37A6A05B" w14:textId="77777777" w:rsidR="00190910" w:rsidRPr="003C6E9E" w:rsidRDefault="00190910" w:rsidP="00CF16EB">
            <w:pPr>
              <w:pStyle w:val="PCJTable"/>
              <w:rPr>
                <w:sz w:val="20"/>
                <w:szCs w:val="20"/>
              </w:rPr>
            </w:pPr>
            <w:r w:rsidRPr="003C6E9E">
              <w:rPr>
                <w:sz w:val="20"/>
                <w:szCs w:val="20"/>
              </w:rPr>
              <w:t>SNU</w:t>
            </w:r>
          </w:p>
        </w:tc>
        <w:tc>
          <w:tcPr>
            <w:tcW w:w="0" w:type="auto"/>
            <w:tcBorders>
              <w:top w:val="single" w:sz="4" w:space="0" w:color="auto"/>
            </w:tcBorders>
          </w:tcPr>
          <w:p w14:paraId="0E629568" w14:textId="77777777" w:rsidR="00190910" w:rsidRPr="000F653E" w:rsidRDefault="00190910" w:rsidP="00CF16EB">
            <w:pPr>
              <w:pStyle w:val="PCJTable"/>
              <w:rPr>
                <w:sz w:val="20"/>
                <w:szCs w:val="20"/>
                <w:highlight w:val="yellow"/>
              </w:rPr>
            </w:pPr>
            <w:r w:rsidRPr="003C6E9E">
              <w:rPr>
                <w:sz w:val="20"/>
                <w:szCs w:val="20"/>
              </w:rPr>
              <w:t>0.21</w:t>
            </w:r>
          </w:p>
        </w:tc>
        <w:tc>
          <w:tcPr>
            <w:tcW w:w="0" w:type="auto"/>
            <w:tcBorders>
              <w:top w:val="single" w:sz="4" w:space="0" w:color="auto"/>
            </w:tcBorders>
          </w:tcPr>
          <w:p w14:paraId="770A8228" w14:textId="77777777" w:rsidR="00190910" w:rsidRPr="00FD50FF" w:rsidRDefault="00190910" w:rsidP="00CF16EB">
            <w:pPr>
              <w:pStyle w:val="PCJTable"/>
              <w:rPr>
                <w:b/>
                <w:bCs/>
                <w:sz w:val="20"/>
                <w:szCs w:val="20"/>
                <w:highlight w:val="yellow"/>
              </w:rPr>
            </w:pPr>
            <w:r w:rsidRPr="00FD50FF">
              <w:rPr>
                <w:b/>
                <w:bCs/>
                <w:sz w:val="20"/>
                <w:szCs w:val="20"/>
              </w:rPr>
              <w:t>0.97</w:t>
            </w:r>
          </w:p>
        </w:tc>
        <w:tc>
          <w:tcPr>
            <w:tcW w:w="0" w:type="auto"/>
            <w:tcBorders>
              <w:top w:val="single" w:sz="4" w:space="0" w:color="auto"/>
            </w:tcBorders>
          </w:tcPr>
          <w:p w14:paraId="69302E64" w14:textId="77777777" w:rsidR="00190910" w:rsidRPr="00FD50FF" w:rsidRDefault="00190910" w:rsidP="00CF16EB">
            <w:pPr>
              <w:pStyle w:val="PCJTable"/>
              <w:rPr>
                <w:b/>
                <w:bCs/>
                <w:sz w:val="20"/>
                <w:szCs w:val="20"/>
                <w:highlight w:val="yellow"/>
              </w:rPr>
            </w:pPr>
            <w:r w:rsidRPr="00FD50FF">
              <w:rPr>
                <w:b/>
                <w:bCs/>
                <w:sz w:val="20"/>
                <w:szCs w:val="20"/>
              </w:rPr>
              <w:t>0.78</w:t>
            </w:r>
          </w:p>
        </w:tc>
      </w:tr>
      <w:tr w:rsidR="00190910" w:rsidRPr="003C6E9E" w14:paraId="31660B35" w14:textId="77777777" w:rsidTr="00A82C38">
        <w:tc>
          <w:tcPr>
            <w:tcW w:w="0" w:type="auto"/>
            <w:tcBorders>
              <w:top w:val="single" w:sz="12" w:space="0" w:color="auto"/>
              <w:bottom w:val="single" w:sz="4" w:space="0" w:color="auto"/>
            </w:tcBorders>
          </w:tcPr>
          <w:p w14:paraId="2C2DF131" w14:textId="77777777" w:rsidR="00190910" w:rsidRPr="003C6E9E" w:rsidRDefault="00190910" w:rsidP="00A51C87">
            <w:pPr>
              <w:pStyle w:val="PCJTable"/>
              <w:rPr>
                <w:i/>
                <w:sz w:val="20"/>
                <w:szCs w:val="20"/>
              </w:rPr>
            </w:pPr>
            <w:r w:rsidRPr="003C6E9E">
              <w:rPr>
                <w:sz w:val="20"/>
                <w:szCs w:val="20"/>
              </w:rPr>
              <w:t>QTL.A06.3</w:t>
            </w:r>
          </w:p>
        </w:tc>
        <w:tc>
          <w:tcPr>
            <w:tcW w:w="0" w:type="auto"/>
            <w:tcBorders>
              <w:top w:val="single" w:sz="12" w:space="0" w:color="auto"/>
              <w:bottom w:val="single" w:sz="4" w:space="0" w:color="auto"/>
            </w:tcBorders>
          </w:tcPr>
          <w:p w14:paraId="798ABD5D" w14:textId="77777777" w:rsidR="00190910" w:rsidRPr="003C6E9E" w:rsidRDefault="00190910" w:rsidP="00CF16EB">
            <w:pPr>
              <w:pStyle w:val="PCJTable"/>
              <w:rPr>
                <w:sz w:val="20"/>
                <w:szCs w:val="20"/>
              </w:rPr>
            </w:pPr>
            <w:r w:rsidRPr="003C6E9E">
              <w:rPr>
                <w:sz w:val="20"/>
                <w:szCs w:val="20"/>
              </w:rPr>
              <w:t>SR</w:t>
            </w:r>
          </w:p>
        </w:tc>
        <w:tc>
          <w:tcPr>
            <w:tcW w:w="0" w:type="auto"/>
            <w:tcBorders>
              <w:top w:val="single" w:sz="12" w:space="0" w:color="auto"/>
              <w:bottom w:val="single" w:sz="4" w:space="0" w:color="auto"/>
            </w:tcBorders>
          </w:tcPr>
          <w:p w14:paraId="5A8F8D72" w14:textId="77777777" w:rsidR="00190910" w:rsidRPr="003C6E9E" w:rsidRDefault="00190910" w:rsidP="00CF16EB">
            <w:pPr>
              <w:pStyle w:val="PCJTable"/>
              <w:rPr>
                <w:sz w:val="20"/>
                <w:szCs w:val="20"/>
              </w:rPr>
            </w:pPr>
            <w:r w:rsidRPr="003C6E9E">
              <w:rPr>
                <w:sz w:val="20"/>
                <w:szCs w:val="20"/>
              </w:rPr>
              <w:t>0.26</w:t>
            </w:r>
          </w:p>
        </w:tc>
        <w:tc>
          <w:tcPr>
            <w:tcW w:w="0" w:type="auto"/>
            <w:tcBorders>
              <w:top w:val="single" w:sz="12" w:space="0" w:color="auto"/>
              <w:bottom w:val="single" w:sz="4" w:space="0" w:color="auto"/>
            </w:tcBorders>
          </w:tcPr>
          <w:p w14:paraId="50324793" w14:textId="77777777" w:rsidR="00190910" w:rsidRPr="003C6E9E" w:rsidRDefault="00190910" w:rsidP="00CF16EB">
            <w:pPr>
              <w:pStyle w:val="PCJTable"/>
              <w:rPr>
                <w:sz w:val="20"/>
                <w:szCs w:val="20"/>
              </w:rPr>
            </w:pPr>
            <w:r w:rsidRPr="003C6E9E">
              <w:rPr>
                <w:sz w:val="20"/>
                <w:szCs w:val="20"/>
              </w:rPr>
              <w:t>0.05</w:t>
            </w:r>
          </w:p>
        </w:tc>
        <w:tc>
          <w:tcPr>
            <w:tcW w:w="0" w:type="auto"/>
            <w:tcBorders>
              <w:top w:val="single" w:sz="12" w:space="0" w:color="auto"/>
              <w:bottom w:val="single" w:sz="4" w:space="0" w:color="auto"/>
            </w:tcBorders>
          </w:tcPr>
          <w:p w14:paraId="33F0A13A" w14:textId="77777777" w:rsidR="00190910" w:rsidRPr="003C6E9E" w:rsidRDefault="00190910" w:rsidP="00CF16EB">
            <w:pPr>
              <w:pStyle w:val="PCJTable"/>
              <w:rPr>
                <w:sz w:val="20"/>
                <w:szCs w:val="20"/>
              </w:rPr>
            </w:pPr>
            <w:r w:rsidRPr="003C6E9E">
              <w:rPr>
                <w:sz w:val="20"/>
                <w:szCs w:val="20"/>
              </w:rPr>
              <w:t>0.41</w:t>
            </w:r>
          </w:p>
        </w:tc>
      </w:tr>
      <w:tr w:rsidR="00A82C38" w:rsidRPr="003C6E9E" w14:paraId="1888AE1C" w14:textId="77777777" w:rsidTr="00A82C38">
        <w:tc>
          <w:tcPr>
            <w:tcW w:w="0" w:type="auto"/>
            <w:tcBorders>
              <w:bottom w:val="single" w:sz="12" w:space="0" w:color="auto"/>
            </w:tcBorders>
          </w:tcPr>
          <w:p w14:paraId="2C6BA8FE" w14:textId="77777777" w:rsidR="00A82C38" w:rsidRPr="003C6E9E" w:rsidRDefault="00A82C38" w:rsidP="00A51C87">
            <w:pPr>
              <w:pStyle w:val="PCJTable"/>
              <w:rPr>
                <w:i/>
                <w:sz w:val="20"/>
                <w:szCs w:val="20"/>
              </w:rPr>
            </w:pPr>
            <w:r w:rsidRPr="003C6E9E">
              <w:rPr>
                <w:sz w:val="20"/>
                <w:szCs w:val="20"/>
              </w:rPr>
              <w:t>QTL.A10.1</w:t>
            </w:r>
          </w:p>
        </w:tc>
        <w:tc>
          <w:tcPr>
            <w:tcW w:w="0" w:type="auto"/>
            <w:tcBorders>
              <w:bottom w:val="single" w:sz="12" w:space="0" w:color="auto"/>
            </w:tcBorders>
          </w:tcPr>
          <w:p w14:paraId="393ED63D" w14:textId="77777777" w:rsidR="00A82C38" w:rsidRPr="003C6E9E" w:rsidRDefault="00A82C38" w:rsidP="00CF16EB">
            <w:pPr>
              <w:pStyle w:val="PCJTable"/>
              <w:rPr>
                <w:sz w:val="20"/>
                <w:szCs w:val="20"/>
              </w:rPr>
            </w:pPr>
            <w:r w:rsidRPr="003C6E9E">
              <w:rPr>
                <w:sz w:val="20"/>
                <w:szCs w:val="20"/>
              </w:rPr>
              <w:t>RDW</w:t>
            </w:r>
          </w:p>
        </w:tc>
        <w:tc>
          <w:tcPr>
            <w:tcW w:w="0" w:type="auto"/>
            <w:tcBorders>
              <w:bottom w:val="single" w:sz="12" w:space="0" w:color="auto"/>
            </w:tcBorders>
          </w:tcPr>
          <w:p w14:paraId="3AADC451" w14:textId="77777777" w:rsidR="00A82C38" w:rsidRPr="00E20FEA" w:rsidRDefault="00A82C38" w:rsidP="00CF16EB">
            <w:pPr>
              <w:pStyle w:val="PCJTable"/>
              <w:rPr>
                <w:sz w:val="20"/>
                <w:szCs w:val="20"/>
                <w:highlight w:val="yellow"/>
              </w:rPr>
            </w:pPr>
            <w:r w:rsidRPr="003C6E9E">
              <w:rPr>
                <w:sz w:val="20"/>
                <w:szCs w:val="20"/>
              </w:rPr>
              <w:t>0.13</w:t>
            </w:r>
          </w:p>
        </w:tc>
        <w:tc>
          <w:tcPr>
            <w:tcW w:w="0" w:type="auto"/>
            <w:tcBorders>
              <w:bottom w:val="single" w:sz="12" w:space="0" w:color="auto"/>
            </w:tcBorders>
          </w:tcPr>
          <w:p w14:paraId="37512F51" w14:textId="77777777" w:rsidR="00A82C38" w:rsidRPr="00E20FEA" w:rsidRDefault="00A82C38" w:rsidP="00CF16EB">
            <w:pPr>
              <w:pStyle w:val="PCJTable"/>
              <w:rPr>
                <w:sz w:val="20"/>
                <w:szCs w:val="20"/>
                <w:highlight w:val="yellow"/>
              </w:rPr>
            </w:pPr>
            <w:r w:rsidRPr="003C6E9E">
              <w:rPr>
                <w:sz w:val="20"/>
                <w:szCs w:val="20"/>
              </w:rPr>
              <w:t>0.38</w:t>
            </w:r>
          </w:p>
        </w:tc>
        <w:tc>
          <w:tcPr>
            <w:tcW w:w="0" w:type="auto"/>
            <w:tcBorders>
              <w:bottom w:val="single" w:sz="12" w:space="0" w:color="auto"/>
            </w:tcBorders>
          </w:tcPr>
          <w:p w14:paraId="409112BD" w14:textId="77777777" w:rsidR="00A82C38" w:rsidRPr="00E20FEA" w:rsidRDefault="00A82C38" w:rsidP="00CF16EB">
            <w:pPr>
              <w:pStyle w:val="PCJTable"/>
              <w:rPr>
                <w:sz w:val="20"/>
                <w:szCs w:val="20"/>
                <w:highlight w:val="yellow"/>
              </w:rPr>
            </w:pPr>
            <w:r w:rsidRPr="003C6E9E">
              <w:rPr>
                <w:sz w:val="20"/>
                <w:szCs w:val="20"/>
              </w:rPr>
              <w:t>0.22</w:t>
            </w:r>
          </w:p>
        </w:tc>
      </w:tr>
      <w:tr w:rsidR="00190910" w:rsidRPr="003C6E9E" w14:paraId="54D524F2" w14:textId="77777777" w:rsidTr="00A82C38">
        <w:tc>
          <w:tcPr>
            <w:tcW w:w="0" w:type="auto"/>
            <w:tcBorders>
              <w:top w:val="single" w:sz="12" w:space="0" w:color="auto"/>
              <w:bottom w:val="single" w:sz="12" w:space="0" w:color="auto"/>
            </w:tcBorders>
          </w:tcPr>
          <w:p w14:paraId="32C8C1A1" w14:textId="13C0265F" w:rsidR="00190910" w:rsidRPr="003C6E9E" w:rsidRDefault="00190910" w:rsidP="00A51C87">
            <w:pPr>
              <w:pStyle w:val="PCJTable"/>
              <w:rPr>
                <w:i/>
                <w:sz w:val="20"/>
                <w:szCs w:val="20"/>
              </w:rPr>
            </w:pPr>
            <w:r w:rsidRPr="003C6E9E">
              <w:rPr>
                <w:sz w:val="20"/>
                <w:szCs w:val="20"/>
              </w:rPr>
              <w:t>QTL.A10.</w:t>
            </w:r>
            <w:r w:rsidR="00A82C38">
              <w:rPr>
                <w:sz w:val="20"/>
                <w:szCs w:val="20"/>
              </w:rPr>
              <w:t>2</w:t>
            </w:r>
          </w:p>
        </w:tc>
        <w:tc>
          <w:tcPr>
            <w:tcW w:w="0" w:type="auto"/>
            <w:tcBorders>
              <w:top w:val="single" w:sz="12" w:space="0" w:color="auto"/>
              <w:bottom w:val="single" w:sz="12" w:space="0" w:color="auto"/>
            </w:tcBorders>
          </w:tcPr>
          <w:p w14:paraId="5AB8FB01" w14:textId="5C5AC7A8" w:rsidR="00190910" w:rsidRPr="003C6E9E" w:rsidRDefault="00A82C38" w:rsidP="00CF16EB">
            <w:pPr>
              <w:pStyle w:val="PCJTable"/>
              <w:rPr>
                <w:sz w:val="20"/>
                <w:szCs w:val="20"/>
              </w:rPr>
            </w:pPr>
            <w:r>
              <w:rPr>
                <w:sz w:val="20"/>
                <w:szCs w:val="20"/>
              </w:rPr>
              <w:t>Dim4</w:t>
            </w:r>
          </w:p>
        </w:tc>
        <w:tc>
          <w:tcPr>
            <w:tcW w:w="0" w:type="auto"/>
            <w:tcBorders>
              <w:top w:val="single" w:sz="12" w:space="0" w:color="auto"/>
              <w:bottom w:val="single" w:sz="12" w:space="0" w:color="auto"/>
            </w:tcBorders>
          </w:tcPr>
          <w:p w14:paraId="05823414" w14:textId="4A5FB16F" w:rsidR="00190910" w:rsidRPr="00A82C38" w:rsidRDefault="00190910" w:rsidP="00CF16EB">
            <w:pPr>
              <w:pStyle w:val="PCJTable"/>
              <w:rPr>
                <w:b/>
                <w:bCs/>
                <w:sz w:val="20"/>
                <w:szCs w:val="20"/>
              </w:rPr>
            </w:pPr>
            <w:r w:rsidRPr="00A82C38">
              <w:rPr>
                <w:b/>
                <w:bCs/>
                <w:sz w:val="20"/>
                <w:szCs w:val="20"/>
              </w:rPr>
              <w:t>0.</w:t>
            </w:r>
            <w:r w:rsidR="00A82C38" w:rsidRPr="00A82C38">
              <w:rPr>
                <w:b/>
                <w:bCs/>
                <w:sz w:val="20"/>
                <w:szCs w:val="20"/>
              </w:rPr>
              <w:t>97</w:t>
            </w:r>
          </w:p>
        </w:tc>
        <w:tc>
          <w:tcPr>
            <w:tcW w:w="0" w:type="auto"/>
            <w:tcBorders>
              <w:top w:val="single" w:sz="12" w:space="0" w:color="auto"/>
              <w:bottom w:val="single" w:sz="12" w:space="0" w:color="auto"/>
            </w:tcBorders>
          </w:tcPr>
          <w:p w14:paraId="6F148727" w14:textId="74C3F2B2" w:rsidR="00190910" w:rsidRPr="00A82C38" w:rsidRDefault="00A82C38" w:rsidP="00CF16EB">
            <w:pPr>
              <w:pStyle w:val="PCJTable"/>
              <w:rPr>
                <w:b/>
                <w:bCs/>
                <w:sz w:val="20"/>
                <w:szCs w:val="20"/>
              </w:rPr>
            </w:pPr>
            <w:r w:rsidRPr="00A82C38">
              <w:rPr>
                <w:b/>
                <w:bCs/>
                <w:sz w:val="20"/>
                <w:szCs w:val="20"/>
              </w:rPr>
              <w:t>1.00</w:t>
            </w:r>
          </w:p>
        </w:tc>
        <w:tc>
          <w:tcPr>
            <w:tcW w:w="0" w:type="auto"/>
            <w:tcBorders>
              <w:top w:val="single" w:sz="12" w:space="0" w:color="auto"/>
              <w:bottom w:val="single" w:sz="12" w:space="0" w:color="auto"/>
            </w:tcBorders>
          </w:tcPr>
          <w:p w14:paraId="0191E399" w14:textId="40275F8A" w:rsidR="00190910" w:rsidRPr="00A82C38" w:rsidRDefault="00190910" w:rsidP="00CF16EB">
            <w:pPr>
              <w:pStyle w:val="PCJTable"/>
              <w:rPr>
                <w:b/>
                <w:bCs/>
                <w:sz w:val="20"/>
                <w:szCs w:val="20"/>
              </w:rPr>
            </w:pPr>
            <w:r w:rsidRPr="00A82C38">
              <w:rPr>
                <w:b/>
                <w:bCs/>
                <w:sz w:val="20"/>
                <w:szCs w:val="20"/>
              </w:rPr>
              <w:t>0.</w:t>
            </w:r>
            <w:r w:rsidR="00A82C38" w:rsidRPr="00A82C38">
              <w:rPr>
                <w:b/>
                <w:bCs/>
                <w:sz w:val="20"/>
                <w:szCs w:val="20"/>
              </w:rPr>
              <w:t>59</w:t>
            </w:r>
          </w:p>
        </w:tc>
      </w:tr>
    </w:tbl>
    <w:bookmarkEnd w:id="11"/>
    <w:bookmarkEnd w:id="12"/>
    <w:bookmarkEnd w:id="13"/>
    <w:p w14:paraId="4B1E2757" w14:textId="0DDD920D" w:rsidR="00190910" w:rsidRDefault="00ED17FD" w:rsidP="0088747C">
      <w:pPr>
        <w:pStyle w:val="PCJnotetable"/>
      </w:pPr>
      <w:r w:rsidRPr="00561BF5">
        <w:t xml:space="preserve">Favorable allele frequencies </w:t>
      </w:r>
      <w:r w:rsidR="004617B9">
        <w:t>higher</w:t>
      </w:r>
      <w:r w:rsidR="004617B9" w:rsidRPr="00557975">
        <w:t xml:space="preserve"> </w:t>
      </w:r>
      <w:r w:rsidRPr="00557975">
        <w:t>than</w:t>
      </w:r>
      <w:r w:rsidRPr="00561BF5">
        <w:t xml:space="preserve"> 0.5 are indicated in bold</w:t>
      </w:r>
      <w:r w:rsidR="004617B9">
        <w:t>.</w:t>
      </w:r>
    </w:p>
    <w:bookmarkEnd w:id="10"/>
    <w:bookmarkEnd w:id="14"/>
    <w:p w14:paraId="6EDD9640" w14:textId="66F6FFA7" w:rsidR="004C29B9" w:rsidRDefault="00361F5E" w:rsidP="004C29B9">
      <w:pPr>
        <w:pStyle w:val="PCJSection"/>
      </w:pPr>
      <w:r w:rsidRPr="001E702D">
        <w:t>Discussion</w:t>
      </w:r>
    </w:p>
    <w:p w14:paraId="4C2D2F14" w14:textId="364ACD5B" w:rsidR="00DA4CC0" w:rsidRDefault="007C520E" w:rsidP="00DA4CC0">
      <w:pPr>
        <w:pStyle w:val="PCJSubsection"/>
      </w:pPr>
      <w:r w:rsidRPr="007C520E">
        <w:t>Genetic diversity explain</w:t>
      </w:r>
      <w:r>
        <w:t>s</w:t>
      </w:r>
      <w:r w:rsidRPr="007C520E">
        <w:t xml:space="preserve"> </w:t>
      </w:r>
      <w:r>
        <w:t xml:space="preserve">the </w:t>
      </w:r>
      <w:r w:rsidRPr="007C520E">
        <w:t>contrasting phenotypes</w:t>
      </w:r>
      <w:r>
        <w:t xml:space="preserve"> of early vigor in rapeseed</w:t>
      </w:r>
    </w:p>
    <w:p w14:paraId="7C73EFFF" w14:textId="57B8D9EE" w:rsidR="00DA4CC0" w:rsidRDefault="00DA4CC0" w:rsidP="00DA4CC0">
      <w:pPr>
        <w:pStyle w:val="PCJtext"/>
      </w:pPr>
      <w:r>
        <w:t>To decipher th</w:t>
      </w:r>
      <w:r w:rsidRPr="00B340C3">
        <w:t xml:space="preserve">e genetic architecture </w:t>
      </w:r>
      <w:r>
        <w:t xml:space="preserve">of </w:t>
      </w:r>
      <w:r w:rsidRPr="00B340C3">
        <w:t xml:space="preserve">early </w:t>
      </w:r>
      <w:r>
        <w:t>plant vigor</w:t>
      </w:r>
      <w:r w:rsidRPr="00B340C3">
        <w:t xml:space="preserve">, </w:t>
      </w:r>
      <w:r>
        <w:t xml:space="preserve">we used </w:t>
      </w:r>
      <w:r w:rsidRPr="00B340C3">
        <w:t xml:space="preserve">a </w:t>
      </w:r>
      <w:r>
        <w:t xml:space="preserve">diversity </w:t>
      </w:r>
      <w:r w:rsidRPr="004C29B9">
        <w:t xml:space="preserve">panel consisting of 233 rapeseed lines </w:t>
      </w:r>
      <w:r>
        <w:t xml:space="preserve">including </w:t>
      </w:r>
      <w:r w:rsidR="003977F9">
        <w:t>accessions of the</w:t>
      </w:r>
      <w:r>
        <w:t xml:space="preserve"> winter, spring and Asian types</w:t>
      </w:r>
      <w:r w:rsidRPr="004C29B9">
        <w:t xml:space="preserve">. </w:t>
      </w:r>
      <w:r>
        <w:t xml:space="preserve">Our results </w:t>
      </w:r>
      <w:r>
        <w:lastRenderedPageBreak/>
        <w:t xml:space="preserve">highlighted that the winter genotypes, primarily grouped in cluster C1, appeared to be the most vigorous accessions regarding a high number of traits (plant biomass, organ surface and efficiencies). This suggests that winter genotypes should be favored in breeding schemes for improving early vigor. </w:t>
      </w:r>
      <w:r w:rsidRPr="0033211C">
        <w:t>Consistent results were reported by</w:t>
      </w:r>
      <w:r>
        <w:t xml:space="preserve"> </w:t>
      </w:r>
      <w:r w:rsidRPr="00C44610">
        <w:t>Haelterman et al. (2024)</w:t>
      </w:r>
      <w:r w:rsidRPr="00B96B9E">
        <w:t xml:space="preserve"> </w:t>
      </w:r>
      <w:r>
        <w:fldChar w:fldCharType="begin"/>
      </w:r>
      <w:r>
        <w:instrText xml:space="preserve"> ADDIN ZOTERO_ITEM CSL_CITATION {"citationID":"TKgcMlqd","properties":{"formattedCitation":"[29]","plainCitation":"[29]","noteIndex":0},"citationItems":[{"id":1554,"uris":["http://zotero.org/users/local/xMt306LA/items/LNX9IG5K"],"itemData":{"id":1554,"type":"article-journal","abstract":"Rapeseed (Brassica napus L.) is an oil-containing crop of great economic value but with considerable nitrogen requirement. Breeding root systems that efficiently absorb nitrogen from the soil could be a driver to ensure genetic gains for more sustainable rapeseed production. The aim of this study is to identify genomic regions that regulate root morphology in response to nitrate availability. The natural variability offered by 300 inbred lines was screened at two experimental locations. Seedlings grew hydroponically with low or elevated nitrate levels. Fifteen traits related to biomass production and root morphology were measured. On average across the panel, a low nitrate level increased the root-to-shoot biomass ratio and the lateral root length. A large phenotypic variation was observed, along with important heritability values and genotypic effects, but low genotype-by-nitrogen interactions. Genome-wide association study and bulk segregant analysis were used to identify loci regulating phenotypic traits. The first approach nominated 319 SNPs that were combined into 80 QTLs. Three QTLs identified on the A07 and C07 chromosomes were stable across nitrate levels and/or experimental locations. The second approach involved genotyping two groups of individuals from an experimental F2 population created by crossing two accessions with contrasting lateral root lengths. These individuals were found in the tails of the phenotypic distribution. Co-localized QTLs found in both mapping approaches covered a chromosomal region on the A06 chromosome. The QTL regions contained some genes putatively involved in root organogenesis and represent selection targets for redesigning the root morphology of rapeseed.","container-title":"Physiologia Plantarum","DOI":"10.1111/ppl.14315","ISSN":"1399-3054","issue":"3","language":"en","license":"© 2024 Scandinavian Plant Physiology Society.","note":"_eprint: https://onlinelibrary.wiley.com/doi/pdf/10.1111/ppl.14315","page":"e14315","source":"Wiley Online Library","title":"Genetic control of root morphology in response to nitrogen across rapeseed diversity","volume":"176","author":[{"family":"Haelterman","given":"Loïc"},{"family":"Louvieaux","given":"Julien"},{"family":"Chiodi","given":"Claudia"},{"family":"Bouchet","given":"Anne-Sophie"},{"family":"Kupcsik","given":"Laszlo"},{"family":"Stahl","given":"Andreas"},{"family":"Rousseau-Gueutin","given":"Mathieu"},{"family":"Snowdon","given":"Rod"},{"family":"Laperche","given":"Anne"},{"family":"Nesi","given":"Nathalie"},{"family":"Hermans","given":"Christian"}],"issued":{"date-parts":[["2024"]]}}}],"schema":"https://github.com/citation-style-language/schema/raw/master/csl-citation.json"} </w:instrText>
      </w:r>
      <w:r w:rsidR="001807B7">
        <w:fldChar w:fldCharType="separate"/>
      </w:r>
      <w:r>
        <w:fldChar w:fldCharType="end"/>
      </w:r>
      <w:r w:rsidRPr="0033211C">
        <w:t xml:space="preserve">who showed that </w:t>
      </w:r>
      <w:r>
        <w:t>winter</w:t>
      </w:r>
      <w:r w:rsidRPr="0033211C">
        <w:t xml:space="preserve"> </w:t>
      </w:r>
      <w:r>
        <w:t xml:space="preserve">accessions </w:t>
      </w:r>
      <w:r w:rsidRPr="0033211C">
        <w:t>had a higher root biomass than</w:t>
      </w:r>
      <w:r>
        <w:t xml:space="preserve"> their</w:t>
      </w:r>
      <w:r w:rsidRPr="0033211C">
        <w:t xml:space="preserve"> </w:t>
      </w:r>
      <w:r>
        <w:t>spring counterparts</w:t>
      </w:r>
      <w:r w:rsidRPr="0033211C">
        <w:t xml:space="preserve">. </w:t>
      </w:r>
      <w:r w:rsidR="003977F9">
        <w:t>Nevertheless, o</w:t>
      </w:r>
      <w:r w:rsidR="003977F9" w:rsidRPr="0033211C">
        <w:t xml:space="preserve">ther </w:t>
      </w:r>
      <w:r w:rsidRPr="0033211C">
        <w:t xml:space="preserve">studies </w:t>
      </w:r>
      <w:r>
        <w:t>reported</w:t>
      </w:r>
      <w:r w:rsidRPr="0033211C">
        <w:t xml:space="preserve"> a higher root growth rate </w:t>
      </w:r>
      <w:r>
        <w:t xml:space="preserve">as well as higher </w:t>
      </w:r>
      <w:r w:rsidRPr="0033211C">
        <w:t xml:space="preserve">root nutrient contents in </w:t>
      </w:r>
      <w:r>
        <w:t xml:space="preserve">spring </w:t>
      </w:r>
      <w:r w:rsidRPr="0033211C">
        <w:t xml:space="preserve">than in </w:t>
      </w:r>
      <w:r>
        <w:t xml:space="preserve">winter </w:t>
      </w:r>
      <w:r w:rsidR="00742202">
        <w:t xml:space="preserve">rapeseed </w:t>
      </w:r>
      <w:r>
        <w:t>types</w:t>
      </w:r>
      <w:r w:rsidRPr="0033211C">
        <w:t xml:space="preserve">, </w:t>
      </w:r>
      <w:r>
        <w:t xml:space="preserve">although </w:t>
      </w:r>
      <w:r w:rsidRPr="0033211C">
        <w:t>the latter</w:t>
      </w:r>
      <w:r>
        <w:t xml:space="preserve"> ones</w:t>
      </w:r>
      <w:r w:rsidRPr="0033211C">
        <w:t xml:space="preserve"> </w:t>
      </w:r>
      <w:r>
        <w:t xml:space="preserve">were known to </w:t>
      </w:r>
      <w:r w:rsidRPr="0033211C">
        <w:t xml:space="preserve">produce </w:t>
      </w:r>
      <w:r>
        <w:t xml:space="preserve">a </w:t>
      </w:r>
      <w:r w:rsidRPr="0033211C">
        <w:t>longer tap root</w:t>
      </w:r>
      <w:r>
        <w:t xml:space="preserve"> as well as </w:t>
      </w:r>
      <w:r w:rsidRPr="0033211C">
        <w:t xml:space="preserve">more secondary roots </w:t>
      </w:r>
      <w:r>
        <w:t>(Thomas et al., 2016; Kiran et al., 2019)</w:t>
      </w:r>
      <w:r w:rsidRPr="0033211C">
        <w:t xml:space="preserve">. </w:t>
      </w:r>
      <w:r>
        <w:t>The differences observed between rapeseed types could be related to their specific development</w:t>
      </w:r>
      <w:r w:rsidR="003977F9">
        <w:t>al</w:t>
      </w:r>
      <w:r>
        <w:t xml:space="preserve"> pattern along the growing cycle. Indeed, winter types have a long cycle (10-11 months) and must settle 70% of their root biomass and 20% of their above-ground biomass before entering in the vegetative rest phase to overcome the climatic winter. As a consequence, high uptake efficiency and optimal use of nutrients allow winter accessions plants to develop rapidly before winter. In contrast, spring genotypes have a short cycle (5-6 months) with no vegetative pause. In the meantime, the C3 genotypes (mainly Asian) represent an interesting gene </w:t>
      </w:r>
      <w:r w:rsidRPr="00235A04">
        <w:t xml:space="preserve">pool as they </w:t>
      </w:r>
      <w:r>
        <w:t xml:space="preserve">display an intermediate phenotype considering growing cycle duration. It is noteworthily that Asian </w:t>
      </w:r>
      <w:r w:rsidRPr="00E4260F">
        <w:t xml:space="preserve">genotypes include more alleles introgressed from </w:t>
      </w:r>
      <w:r w:rsidRPr="00E4260F">
        <w:rPr>
          <w:i/>
        </w:rPr>
        <w:t>Brassica rapa</w:t>
      </w:r>
      <w:r w:rsidRPr="00E4260F">
        <w:t xml:space="preserve"> than other rapeseed</w:t>
      </w:r>
      <w:r>
        <w:t xml:space="preserve"> types, supporting a </w:t>
      </w:r>
      <w:r w:rsidRPr="00E4260F">
        <w:t xml:space="preserve">higher genetic diversity than </w:t>
      </w:r>
      <w:r>
        <w:t>this existing in the</w:t>
      </w:r>
      <w:r w:rsidRPr="00E4260F">
        <w:t xml:space="preserve"> </w:t>
      </w:r>
      <w:r w:rsidR="003977F9">
        <w:t>winter and spring</w:t>
      </w:r>
      <w:r w:rsidRPr="00E4260F">
        <w:t xml:space="preserve"> gene pools</w:t>
      </w:r>
      <w:r>
        <w:t xml:space="preserve"> (Qian et al., 2006). Finally, </w:t>
      </w:r>
      <w:r w:rsidRPr="00291BB5">
        <w:t>investigation</w:t>
      </w:r>
      <w:r>
        <w:t>s</w:t>
      </w:r>
      <w:r w:rsidRPr="00291BB5">
        <w:t xml:space="preserve"> of </w:t>
      </w:r>
      <w:r>
        <w:t xml:space="preserve">early plant vigor </w:t>
      </w:r>
      <w:r w:rsidRPr="00291BB5">
        <w:t xml:space="preserve">traits using </w:t>
      </w:r>
      <w:r>
        <w:t>extended</w:t>
      </w:r>
      <w:r w:rsidRPr="00291BB5">
        <w:t xml:space="preserve"> genetic diversity provide </w:t>
      </w:r>
      <w:r>
        <w:t xml:space="preserve">a better </w:t>
      </w:r>
      <w:r w:rsidRPr="00291BB5">
        <w:t xml:space="preserve">understanding </w:t>
      </w:r>
      <w:r>
        <w:t xml:space="preserve">of the mechanisms underlying plant establishment </w:t>
      </w:r>
      <w:r w:rsidRPr="00291BB5">
        <w:t xml:space="preserve">and </w:t>
      </w:r>
      <w:r>
        <w:t xml:space="preserve">it </w:t>
      </w:r>
      <w:r w:rsidRPr="00291BB5">
        <w:t>could</w:t>
      </w:r>
      <w:r>
        <w:t xml:space="preserve"> also</w:t>
      </w:r>
      <w:r w:rsidRPr="00291BB5">
        <w:t xml:space="preserve"> help identify</w:t>
      </w:r>
      <w:r>
        <w:t>ing</w:t>
      </w:r>
      <w:r w:rsidRPr="00291BB5">
        <w:t xml:space="preserve"> new targets for breeding.</w:t>
      </w:r>
      <w:r>
        <w:t xml:space="preserve"> </w:t>
      </w:r>
    </w:p>
    <w:p w14:paraId="464CF2EB" w14:textId="5102A442" w:rsidR="00361F5E" w:rsidRPr="005D5792" w:rsidRDefault="00475BC1" w:rsidP="00361F5E">
      <w:pPr>
        <w:pStyle w:val="PCJSubsection"/>
      </w:pPr>
      <w:r>
        <w:t>Early vigor is a complex process that encompasses a large number of traits</w:t>
      </w:r>
    </w:p>
    <w:p w14:paraId="1309C40A" w14:textId="4FB0F3BE" w:rsidR="00DA4CC0" w:rsidRDefault="0046242D" w:rsidP="00DA4CC0">
      <w:pPr>
        <w:pStyle w:val="PCJtext"/>
      </w:pPr>
      <w:r w:rsidRPr="0046242D">
        <w:t xml:space="preserve">Most studies on early vigor have focused primarily on a small number of </w:t>
      </w:r>
      <w:r>
        <w:t>traits</w:t>
      </w:r>
      <w:r w:rsidRPr="0046242D">
        <w:t xml:space="preserve"> such as shoot biomass and leaf area</w:t>
      </w:r>
      <w:r>
        <w:t xml:space="preserve"> </w:t>
      </w:r>
      <w:r w:rsidR="00361F5E" w:rsidRPr="00144435">
        <w:fldChar w:fldCharType="begin"/>
      </w:r>
      <w:r w:rsidR="00361F5E" w:rsidRPr="00144435">
        <w:instrText xml:space="preserve"> ADDIN ZOTERO_ITEM CSL_CITATION {"citationID":"THt4fu97","properties":{"formattedCitation":"[6, 7, 9, 51]","plainCitation":"[6, 7, 9, 51]","noteIndex":0},"citationItems":[{"id":422,"uris":["http://zotero.org/users/local/xMt306LA/items/DWCM3QB4"],"itemData":{"id":422,"type":"article-journal","abstract":"Growth is a complex trait determined by the interplay between many genes, some of which play a role at a specific moment during development whereas others play a more general role. To identify the genetic basis of growth, natural variation in Arabidopsis rosette growth was followed in 324 accessions by a combination of top-view imaging, high-throughput image analysis, modelling of growth dynamics, and end-point fresh weight determination. Genome-wide association (GWA) mapping of the temporal growth data resulted in the detection of time-specific quantitative trait loci (QTLs), whereas mapping of model parameters resulted in another set of QTLs related to the whole growth curve. The positive correlation between projected leaf area (PLA) at different time points during the course of the experiment suggested the existence of general growth factors with a function in multiple developmental stages or with prolonged downstream effects. Many QTLs could not be identified when growth was evaluated only at a single time point. Eleven candidate genes were identified, which were annotated to be involved in the determination of cell number and size, seed germination, embryo development, developmental phase transition, or senescence. For eight of these, a mutant or overexpression phenotype related to growth has been reported, supporting the identification of true positives. In addition, the detection of QTLs without obvious candidate genes implies the annotation of novel functions for underlying genes.","container-title":"Journal of Experimental Botany","DOI":"10.1093/jxb/erv176","ISSN":"1460-2431","issue":"18","journalAbbreviation":"J Exp Bot","language":"eng","note":"PMID: 25922493\nPMCID: PMC4585414","page":"5567-5580","source":"PubMed","title":"Genome-wide association mapping of growth dynamics detects time-specific and general quantitative trait loci","volume":"66","author":[{"family":"Bac-Molenaar","given":"Johanna A."},{"family":"Vreugdenhil","given":"Dick"},{"family":"Granier","given":"Christine"},{"family":"Keurentjes","given":"Joost J. B."}],"issued":{"date-parts":[["2015",9]]}}},{"id":1662,"uris":["http://zotero.org/users/local/xMt306LA/items/RR6Q5V9S"],"itemData":{"id":1662,"type":"article-journal","abstract":"Early vigour of rice, defined as seedling capacity to accumulate shoot dry weight (SDW) rapidly, is a complex trait. It depends on a genotype propensity to assimilate, store, and/or use non-structural carbohydrates (NSC) for producing large and/or numerous leaves, involving physiological trade-offs in the expression of component traits and, possibly, physiological and genetic linkages. This study explores a plant-model-assisted phenotyping approach to dissect the genetic architecture of rice early vigour, applying the Genome Wide Association Study (GWAS) to morphological and NSC measurements, as well as fitted parameters for the functional–structural plant model, Ecomeristem. Leaf size, number, SDW, and source-leaf NSC concentration were measured on a panel of 123 japonica accessions. The data were used to estimate Ecomeristem genotypic parameters driving organ appearance rate, size, and carbon dynamics. GWAS was performed based on 12 221 single-nucleotide polymorphisms (SNP). Twenty-three associations were detected at P &amp;lt;1×10–4 and 64 at P &amp;lt;5×10–4. Associations for NSC and model parameters revealed new regions related to early vigour that had greater significance than morphological traits, providing additional information on the genetic control of early vigour. Plant model parameters were used to characterize physiological and genetic trade-offs among component traits. Twelve associations were related to loci for cloned genes, with nine related to organogenesis, plant height, cell size or cell number. The potential use of these associations as markers for breeding is discussed.","container-title":"Journal of Experimental Botany","DOI":"10.1093/jxb/erv258","ISSN":"0022-0957","issue":"18","journalAbbreviation":"Journal of Experimental Botany","page":"5555-5566","source":"Silverchair","title":"Phenotypic and genetic dissection of component traits for early vigour in rice using plant growth modelling, sugar content analyses and association mapping","volume":"66","author":[{"family":"Rebolledo","given":"M. C."},{"family":"Dingkuhn","given":"M."},{"family":"Courtois","given":"B."},{"family":"Gibon","given":"Y."},{"family":"Clément-Vidal","given":"A."},{"family":"Cruz","given":"D. F."},{"family":"Duitama","given":"J."},{"family":"Lorieux","given":"M."},{"family":"Luquet","given":"D."}],"issued":{"date-parts":[["2015",9,1]]}}},{"id":361,"uris":["http://zotero.org/users/local/xMt306LA/items/9B5GIJS9"],"itemData":{"id":361,"type":"article-journal","abstract":"A major challenge of plant biology is to unravel the genetic basis of complex traits. We took advantage of recent technical advances in high-throughput phenotyping in conjunction with genome-wide association studies to elucidate genotype–phenotype relationships at high temporal resolution. A diverse Brassica napus population from a commercial breeding programme was analysed by automated non-invasive phenotyping. Time-resolved data for early growth-related traits, including estimated biovolume, projected leaf area, early plant height and colour uniformity, were established and complemented by fresh and dry weight biomass. Genome-wide SNP array data provided the framework for genome-wide association analyses. Using time point data and relative growth rates, multiple robust main effect marker–trait associations for biomass and related traits were detected. Candidate genes involved in meristem development, cell wall modification and transcriptional regulation were detected. Our results demonstrate that early plant growth is a highly complex trait governed by several medium and many small effect loci, most of which act only during short phases. These observations highlight the importance of taking the temporal patterns of QTL/allele actions into account and emphasize the need for detailed time-resolved analyses to effectively unravel the complex and stage-specific contributions of genes affecting growth processes that operate at different developmental phases.","container-title":"Plant Biotechnology Journal","DOI":"10.1111/pbi.13171","ISSN":"1467-7652","issue":"1","language":"en","note":"_eprint: https://onlinelibrary.wiley.com/doi/pdf/10.1111/pbi.13171","page":"68-82","source":"Wiley Online Library","title":"Strong temporal dynamics of QTL action on plant growth progression revealed through high-throughput phenotyping in canola","volume":"18","author":[{"family":"Knoch","given":"Dominic"},{"family":"Abbadi","given":"Amine"},{"family":"Grandke","given":"Fabian"},{"family":"Meyer","given":"Rhonda C."},{"family":"Samans","given":"Birgit"},{"family":"Werner","given":"Christian R."},{"family":"Snowdon","given":"Rod J."},{"family":"Altmann","given":"Thomas"}],"issued":{"date-parts":[["2020"]]}}},{"id":2929,"uris":["http://zotero.org/users/local/xMt306LA/items/95FD9PVS"],"itemData":{"id":2929,"type":"article-journal","abstract":"A genome-wide association study (GWAS) was used to identify associated loci with early vigor under simulated water deficit and grain yield under field drought in a diverse collection of Iranian bread wheat landraces. In addition, a meta-quantitative trait loci (MQTL) analysis was used to further expand our approach by retrieving already published quantitative trait loci (QTL) from recombinant inbred lines, double haploids, back-crosses, and F2 mapping populations. In the current study, around 16%, 14%, and 16% of SNPs were in significant linkage disequilibrium (LD) in the A, B, and D genomes, respectively, and varied between 5.44% (4A) and 21.85% (6A). Three main subgroups were identified among the landraces with different degrees of admixture, and population structure was further explored through principal component analysis. Our GWAS identified 54 marker-trait associations (MTAs) that were located across the wheat genome but with the highest number found in the B sub-genome. The gene ontology (GO) analysis of MTAs revealed that around 75% were located within or closed to protein-coding genes. In the MQTL analysis, 23 MQTLs, from a total of 215 QTLs, were identified and successfully projected onto the reference map. MQT-YLD4, MQT-YLD9, MQT-YLD13, MQT-YLD17, MQT-YLD18, MQT-YLD19, and MQTL-RL1 contributed to the highest number of projected QTLs and were therefore regarded as the most reliable and stable QTLs under water deficit conditions. These MQTLs greatly facilitate the identification of putative candidate genes underlying at each MQTL interval due to the reduced confidence of intervals associated with MQTLs. These findings provide important information on the genetic basis of early vigor traits and grain yield under water deficit conditions and set the foundation for future investigations into adaptation to water deficit in bread wheat.","container-title":"G3 Genes|Genomes|Genetics","DOI":"10.1093/g3journal/jkac320","ISSN":"2160-1836","issue":"2","journalAbbreviation":"G3 Genes|Genomes|Genetics","page":"jkac320","source":"Silverchair","title":"Genome-wide association study to identify genomic loci associated with early vigor in bread wheat under simulated water deficit complemented with quantitative trait loci meta-analysis","volume":"13","author":[{"family":"Rahimi","given":"Yousef"},{"family":"Khahani","given":"Bahman"},{"family":"Jamali","given":"Ali"},{"family":"Alipour","given":"Hadi"},{"family":"Bihamta","given":"Mohammad Reza"},{"family":"Ingvarsson","given":"Pär K"}],"issued":{"date-parts":[["2023",2,1]]}}}],"schema":"https://github.com/citation-style-language/schema/raw/master/csl-citation.json"} </w:instrText>
      </w:r>
      <w:r w:rsidR="00361F5E" w:rsidRPr="00144435">
        <w:fldChar w:fldCharType="separate"/>
      </w:r>
      <w:r w:rsidR="00144435" w:rsidRPr="00144435">
        <w:t xml:space="preserve">(Bac-Molenaar et al., 2015; Rebolledo et al., 2015; Knoch et al., 2020; </w:t>
      </w:r>
      <w:r w:rsidR="007C1698" w:rsidRPr="00144435">
        <w:t xml:space="preserve">Rahimi et al., </w:t>
      </w:r>
      <w:r w:rsidR="007956C5" w:rsidRPr="00144435">
        <w:t>2023)</w:t>
      </w:r>
      <w:r w:rsidR="00361F5E" w:rsidRPr="00144435">
        <w:fldChar w:fldCharType="end"/>
      </w:r>
      <w:r w:rsidR="00361F5E" w:rsidRPr="00144435">
        <w:t>, specific leaf area ratio</w:t>
      </w:r>
      <w:r w:rsidR="00C44610">
        <w:t xml:space="preserve"> (Dingkuhn et al., 1998; Rebetzke et al., 2004)</w:t>
      </w:r>
      <w:r w:rsidR="00361F5E" w:rsidRPr="00144435">
        <w:t xml:space="preserve">, glucose quantity </w:t>
      </w:r>
      <w:r w:rsidR="00144435" w:rsidRPr="00144435">
        <w:t>(Rebolledo et al., 2015)</w:t>
      </w:r>
      <w:r w:rsidR="00361F5E" w:rsidRPr="00144435">
        <w:t xml:space="preserve"> or aerial plant growth </w:t>
      </w:r>
      <w:r w:rsidR="00C44610">
        <w:t>(Rebolledo et al., 2012)</w:t>
      </w:r>
      <w:r w:rsidR="00361F5E" w:rsidRPr="00144435">
        <w:t xml:space="preserve">. </w:t>
      </w:r>
      <w:r w:rsidRPr="0046242D">
        <w:t xml:space="preserve">The power of our work </w:t>
      </w:r>
      <w:r>
        <w:t>i</w:t>
      </w:r>
      <w:r w:rsidRPr="0046242D">
        <w:t xml:space="preserve">s based on the number of traits that were evaluated in the same experiment across a large set of genetic diversity. </w:t>
      </w:r>
      <w:r w:rsidR="00361F5E" w:rsidRPr="00144435">
        <w:t xml:space="preserve">The multivariate analysis highlighted the relationships between early plant development traits, thus helping to unravel the complexity of early growth and early vigor. </w:t>
      </w:r>
      <w:r w:rsidR="00DA4CC0" w:rsidRPr="004C29B9">
        <w:t>Our results revealed that early plant development variation</w:t>
      </w:r>
      <w:r>
        <w:t>s</w:t>
      </w:r>
      <w:r w:rsidR="00DA4CC0" w:rsidRPr="004C29B9">
        <w:t xml:space="preserve"> can be summarized into four main </w:t>
      </w:r>
      <w:r w:rsidR="00DA4CC0">
        <w:t>components</w:t>
      </w:r>
      <w:r w:rsidR="00DA4CC0" w:rsidRPr="004C29B9">
        <w:t>: speed of aerial growth</w:t>
      </w:r>
      <w:r w:rsidR="00DA4CC0">
        <w:t>,</w:t>
      </w:r>
      <w:r w:rsidR="00DA4CC0" w:rsidRPr="004C29B9">
        <w:t xml:space="preserve"> N absorption and biomass allocation</w:t>
      </w:r>
      <w:r w:rsidR="00DA4CC0">
        <w:t>,</w:t>
      </w:r>
      <w:r w:rsidR="00DA4CC0" w:rsidRPr="004C29B9">
        <w:t xml:space="preserve"> carbon assimilation and biomass elaboration</w:t>
      </w:r>
      <w:r w:rsidR="00DA4CC0">
        <w:t>,</w:t>
      </w:r>
      <w:r w:rsidR="00DA4CC0" w:rsidRPr="004C29B9">
        <w:t xml:space="preserve"> and</w:t>
      </w:r>
      <w:r w:rsidR="00DA4CC0">
        <w:t xml:space="preserve"> finally</w:t>
      </w:r>
      <w:r w:rsidR="00DA4CC0" w:rsidRPr="004C29B9">
        <w:t xml:space="preserve"> plant capacity to develop leaf area depending on the quantity of N absorbed and the amount of accumulated biomass. This confirms the complexity of early vigor and illustrates the different processes underlying early plant development. </w:t>
      </w:r>
      <w:r w:rsidR="00DA4CC0" w:rsidRPr="0046242D">
        <w:t xml:space="preserve">It is to be noticed that </w:t>
      </w:r>
      <w:r>
        <w:t xml:space="preserve">PCA </w:t>
      </w:r>
      <w:r w:rsidR="00DA4CC0" w:rsidRPr="0046242D">
        <w:t>dimensions 2 and 4 are explained by biomass and nutrient functioning traits corresponding to efficiencies and not to integrated final traits such as SDW, RDW, TDW, LA or SDW. Dimension 2 was connected to N functioning (SNU) whereas dimension 4 was connected to LASNQ and plant ability to produce leaf surface given a certain amount of N taken up.</w:t>
      </w:r>
    </w:p>
    <w:p w14:paraId="72E3D4B4" w14:textId="080ACA44" w:rsidR="00361F5E" w:rsidRPr="006B1B52" w:rsidRDefault="001B245F" w:rsidP="00361F5E">
      <w:pPr>
        <w:pStyle w:val="PCJSubsection"/>
      </w:pPr>
      <w:r>
        <w:t xml:space="preserve">A total of 24 genomic regions </w:t>
      </w:r>
      <w:r w:rsidR="00361F5E" w:rsidRPr="006B1B52">
        <w:t xml:space="preserve">control early </w:t>
      </w:r>
      <w:r>
        <w:t xml:space="preserve">vigor in rapeseed, of which </w:t>
      </w:r>
      <w:r w:rsidR="00860920">
        <w:t>1</w:t>
      </w:r>
      <w:r w:rsidR="00F8366C">
        <w:t>6</w:t>
      </w:r>
      <w:r>
        <w:t xml:space="preserve"> are reported for the first time</w:t>
      </w:r>
    </w:p>
    <w:p w14:paraId="046008DE" w14:textId="72350FF0" w:rsidR="0017253B" w:rsidRDefault="003B0650" w:rsidP="00361F5E">
      <w:pPr>
        <w:pStyle w:val="PCJtext"/>
      </w:pPr>
      <w:bookmarkStart w:id="16" w:name="_Hlk210816927"/>
      <w:r>
        <w:t>With 24 loci identified, o</w:t>
      </w:r>
      <w:r w:rsidR="00D32A6D">
        <w:t xml:space="preserve">ur results </w:t>
      </w:r>
      <w:r>
        <w:t>highlighted</w:t>
      </w:r>
      <w:r w:rsidR="00D32A6D">
        <w:t xml:space="preserve"> t</w:t>
      </w:r>
      <w:r w:rsidR="00361F5E" w:rsidRPr="006B1B52">
        <w:t xml:space="preserve">he polygenic nature of </w:t>
      </w:r>
      <w:r w:rsidR="001B245F">
        <w:t>traits related to</w:t>
      </w:r>
      <w:r w:rsidR="00361F5E" w:rsidRPr="006B1B52">
        <w:t xml:space="preserve"> early </w:t>
      </w:r>
      <w:r w:rsidR="001B245F">
        <w:t>vigor</w:t>
      </w:r>
      <w:r w:rsidR="00361F5E" w:rsidRPr="006B1B52">
        <w:t xml:space="preserve"> in rapeseed, </w:t>
      </w:r>
      <w:r>
        <w:t>consistent</w:t>
      </w:r>
      <w:r w:rsidR="00361F5E" w:rsidRPr="006B1B52">
        <w:t xml:space="preserve"> with previous studies </w:t>
      </w:r>
      <w:r w:rsidR="001B245F">
        <w:t>on</w:t>
      </w:r>
      <w:r w:rsidR="00361F5E" w:rsidRPr="006B1B52">
        <w:t xml:space="preserve"> biomass or leaf area</w:t>
      </w:r>
      <w:r w:rsidR="00361F5E" w:rsidRPr="007956C5">
        <w:rPr>
          <w:highlight w:val="yellow"/>
        </w:rPr>
        <w:fldChar w:fldCharType="begin"/>
      </w:r>
      <w:r w:rsidR="00361F5E" w:rsidRPr="007956C5">
        <w:rPr>
          <w:highlight w:val="yellow"/>
        </w:rPr>
        <w:instrText xml:space="preserve"> ADDIN ZOTERO_ITEM CSL_CITATION {"citationID":"kmzTDHtO","properties":{"formattedCitation":"[9, 29]","plainCitation":"[9, 29]","noteIndex":0},"citationItems":[{"id":361,"uris":["http://zotero.org/users/local/xMt306LA/items/9B5GIJS9"],"itemData":{"id":361,"type":"article-journal","abstract":"A major challenge of plant biology is to unravel the genetic basis of complex traits. We took advantage of recent technical advances in high-throughput phenotyping in conjunction with genome-wide association studies to elucidate genotype–phenotype relationships at high temporal resolution. A diverse Brassica napus population from a commercial breeding programme was analysed by automated non-invasive phenotyping. Time-resolved data for early growth-related traits, including estimated biovolume, projected leaf area, early plant height and colour uniformity, were established and complemented by fresh and dry weight biomass. Genome-wide SNP array data provided the framework for genome-wide association analyses. Using time point data and relative growth rates, multiple robust main effect marker–trait associations for biomass and related traits were detected. Candidate genes involved in meristem development, cell wall modification and transcriptional regulation were detected. Our results demonstrate that early plant growth is a highly complex trait governed by several medium and many small effect loci, most of which act only during short phases. These observations highlight the importance of taking the temporal patterns of QTL/allele actions into account and emphasize the need for detailed time-resolved analyses to effectively unravel the complex and stage-specific contributions of genes affecting growth processes that operate at different developmental phases.","container-title":"Plant Biotechnology Journal","DOI":"10.1111/pbi.13171","ISSN":"1467-7652","issue":"1","language":"en","note":"_eprint: https://onlinelibrary.wiley.com/doi/pdf/10.1111/pbi.13171","page":"68-82","source":"Wiley Online Library","title":"Strong temporal dynamics of QTL action on plant growth progression revealed through high-throughput phenotyping in canola","volume":"18","author":[{"family":"Knoch","given":"Dominic"},{"family":"Abbadi","given":"Amine"},{"family":"Grandke","given":"Fabian"},{"family":"Meyer","given":"Rhonda C."},{"family":"Samans","given":"Birgit"},{"family":"Werner","given":"Christian R."},{"family":"Snowdon","given":"Rod J."},{"family":"Altmann","given":"Thomas"}],"issued":{"date-parts":[["2020"]]}},"label":"page"},{"id":1554,"uris":["http://zotero.org/users/local/xMt306LA/items/LNX9IG5K"],"itemData":{"id":1554,"type":"article-journal","abstract":"Rapeseed (Brassica napus L.) is an oil-containing crop of great economic value but with considerable nitrogen requirement. Breeding root systems that efficiently absorb nitrogen from the soil could be a driver to ensure genetic gains for more sustainable rapeseed production. The aim of this study is to identify genomic regions that regulate root morphology in response to nitrate availability. The natural variability offered by 300 inbred lines was screened at two experimental locations. Seedlings grew hydroponically with low or elevated nitrate levels. Fifteen traits related to biomass production and root morphology were measured. On average across the panel, a low nitrate level increased the root-to-shoot biomass ratio and the lateral root length. A large phenotypic variation was observed, along with important heritability values and genotypic effects, but low genotype-by-nitrogen interactions. Genome-wide association study and bulk segregant analysis were used to identify loci regulating phenotypic traits. The first approach nominated 319 SNPs that were combined into 80 QTLs. Three QTLs identified on the A07 and C07 chromosomes were stable across nitrate levels and/or experimental locations. The second approach involved genotyping two groups of individuals from an experimental F2 population created by crossing two accessions with contrasting lateral root lengths. These individuals were found in the tails of the phenotypic distribution. Co-localized QTLs found in both mapping approaches covered a chromosomal region on the A06 chromosome. The QTL regions contained some genes putatively involved in root organogenesis and represent selection targets for redesigning the root morphology of rapeseed.","container-title":"Physiologia Plantarum","DOI":"10.1111/ppl.14315","ISSN":"1399-3054","issue":"3","language":"en","license":"© 2024 Scandinavian Plant Physiology Society.","note":"_eprint: https://onlinelibrary.wiley.com/doi/pdf/10.1111/ppl.14315","page":"e14315","source":"Wiley Online Library","title":"Genetic control of root morphology in response to nitrogen across rapeseed diversity","volume":"176","author":[{"family":"Haelterman","given":"Loïc"},{"family":"Louvieaux","given":"Julien"},{"family":"Chiodi","given":"Claudia"},{"family":"Bouchet","given":"Anne-Sophie"},{"family":"Kupcsik","given":"Laszlo"},{"family":"Stahl","given":"Andreas"},{"family":"Rousseau-Gueutin","given":"Mathieu"},{"family":"Snowdon","given":"Rod"},{"family":"Laperche","given":"Anne"},{"family":"Nesi","given":"Nathalie"},{"family":"Hermans","given":"Christian"}],"issued":{"date-parts":[["2024"]]}}}],"schema":"https://github.com/citation-style-language/schema/raw/master/csl-citation.json"} </w:instrText>
      </w:r>
      <w:r w:rsidR="00361F5E" w:rsidRPr="007956C5">
        <w:rPr>
          <w:highlight w:val="yellow"/>
        </w:rPr>
        <w:fldChar w:fldCharType="separate"/>
      </w:r>
      <w:r w:rsidR="00144435" w:rsidRPr="00144435">
        <w:t xml:space="preserve"> </w:t>
      </w:r>
      <w:r w:rsidR="00144435">
        <w:t>(</w:t>
      </w:r>
      <w:r w:rsidR="00144435" w:rsidRPr="00144435">
        <w:t>Knoch et al., 2020</w:t>
      </w:r>
      <w:r w:rsidR="00361F5E" w:rsidRPr="00C44610">
        <w:rPr>
          <w:rFonts w:ascii="Calibri" w:hAnsi="Calibri" w:cs="Calibri"/>
        </w:rPr>
        <w:t xml:space="preserve">, </w:t>
      </w:r>
      <w:r w:rsidR="00C44610" w:rsidRPr="00C44610">
        <w:t>Haelterman et al.,</w:t>
      </w:r>
      <w:r w:rsidR="00C44610">
        <w:t xml:space="preserve"> </w:t>
      </w:r>
      <w:r w:rsidR="00C44610" w:rsidRPr="00C44610">
        <w:t>2024</w:t>
      </w:r>
      <w:r w:rsidR="00F62FE5">
        <w:t>, Li et al., 2024, Chen et al., 2025</w:t>
      </w:r>
      <w:r w:rsidR="00C44610" w:rsidRPr="00C44610">
        <w:t>)</w:t>
      </w:r>
      <w:r w:rsidR="00361F5E" w:rsidRPr="007956C5">
        <w:rPr>
          <w:highlight w:val="yellow"/>
        </w:rPr>
        <w:fldChar w:fldCharType="end"/>
      </w:r>
      <w:r w:rsidR="00361F5E" w:rsidRPr="006B1B52">
        <w:t xml:space="preserve">. </w:t>
      </w:r>
      <w:r w:rsidR="00E200E8">
        <w:t>Interestingly, t</w:t>
      </w:r>
      <w:r w:rsidRPr="003B0650">
        <w:t>he two loci QTL.A01.1 and QTL.C07.1 are most likely pleiotropic loci</w:t>
      </w:r>
      <w:r w:rsidR="00E200E8">
        <w:t xml:space="preserve"> since</w:t>
      </w:r>
      <w:r w:rsidRPr="003B0650">
        <w:t xml:space="preserve"> they were detected for traits that are weakly correlated with each other</w:t>
      </w:r>
      <w:r>
        <w:t xml:space="preserve"> (</w:t>
      </w:r>
      <w:r w:rsidR="00F62FE5">
        <w:t>NUtE and RDW</w:t>
      </w:r>
      <w:r>
        <w:t xml:space="preserve"> for QTL.A01.1 </w:t>
      </w:r>
      <w:r w:rsidR="00F62FE5">
        <w:t xml:space="preserve">and </w:t>
      </w:r>
      <w:r w:rsidR="00361F5E" w:rsidRPr="006B1B52">
        <w:t>LASNQ and NUtE</w:t>
      </w:r>
      <w:r>
        <w:t xml:space="preserve"> for </w:t>
      </w:r>
      <w:r w:rsidRPr="006B1B52">
        <w:t>QTL</w:t>
      </w:r>
      <w:r>
        <w:t>.</w:t>
      </w:r>
      <w:r w:rsidRPr="006B1B52">
        <w:t>C07.</w:t>
      </w:r>
      <w:r>
        <w:t>1</w:t>
      </w:r>
      <w:r w:rsidR="00361F5E" w:rsidRPr="006B1B52">
        <w:t>)</w:t>
      </w:r>
      <w:r w:rsidR="00F62FE5">
        <w:t xml:space="preserve">. </w:t>
      </w:r>
      <w:r w:rsidRPr="003B0650">
        <w:t>It should be noted that QTL.C07.1 also coincides with a QTL detected for photosynthesis traits evaluated under field conditions at the 8-10 leaf stage</w:t>
      </w:r>
      <w:r>
        <w:t xml:space="preserve"> (Li et al., 2024)</w:t>
      </w:r>
      <w:r w:rsidR="00F62FE5">
        <w:t>. This supports</w:t>
      </w:r>
      <w:r w:rsidR="00D32A6D">
        <w:t xml:space="preserve"> </w:t>
      </w:r>
      <w:r w:rsidR="00F5353A">
        <w:t>the relationship between</w:t>
      </w:r>
      <w:r w:rsidR="00361F5E" w:rsidRPr="006B1B52">
        <w:t xml:space="preserve"> process</w:t>
      </w:r>
      <w:r w:rsidR="00D32A6D">
        <w:t>es</w:t>
      </w:r>
      <w:r w:rsidR="00361F5E" w:rsidRPr="006B1B52">
        <w:t xml:space="preserve"> involved in nitrogen metabolism </w:t>
      </w:r>
      <w:r>
        <w:t xml:space="preserve">on one hand </w:t>
      </w:r>
      <w:r w:rsidR="00F5353A">
        <w:t>and</w:t>
      </w:r>
      <w:r w:rsidR="00812315">
        <w:t xml:space="preserve"> </w:t>
      </w:r>
      <w:r w:rsidR="00361F5E">
        <w:t>cell division rate and leaf expansion</w:t>
      </w:r>
      <w:r>
        <w:t xml:space="preserve"> on the other hand</w:t>
      </w:r>
      <w:r w:rsidR="00361F5E">
        <w:t xml:space="preserve"> </w:t>
      </w:r>
      <w:r w:rsidR="007956C5" w:rsidRPr="00144435">
        <w:t>(Gastal &amp; Lemaire, 2002</w:t>
      </w:r>
      <w:r>
        <w:t>; Xu et al., 2012</w:t>
      </w:r>
      <w:r w:rsidR="007956C5" w:rsidRPr="00144435">
        <w:t>)</w:t>
      </w:r>
      <w:r w:rsidR="00361F5E" w:rsidRPr="00144435">
        <w:t>.</w:t>
      </w:r>
    </w:p>
    <w:p w14:paraId="33B4C4D1" w14:textId="2D131E3D" w:rsidR="005C635B" w:rsidRDefault="00F62FE5" w:rsidP="00361F5E">
      <w:pPr>
        <w:pStyle w:val="PCJtext"/>
      </w:pPr>
      <w:r>
        <w:lastRenderedPageBreak/>
        <w:t xml:space="preserve"> </w:t>
      </w:r>
      <w:r w:rsidR="0092005D">
        <w:t>Nine</w:t>
      </w:r>
      <w:r w:rsidR="00D32A6D">
        <w:t xml:space="preserve"> of the </w:t>
      </w:r>
      <w:r w:rsidR="0017253B">
        <w:t>24</w:t>
      </w:r>
      <w:r>
        <w:t xml:space="preserve"> genomic regions </w:t>
      </w:r>
      <w:r w:rsidR="005A4461" w:rsidRPr="006B1B52">
        <w:t xml:space="preserve">identified in our study </w:t>
      </w:r>
      <w:r w:rsidR="00E200E8">
        <w:t xml:space="preserve">display </w:t>
      </w:r>
      <w:r w:rsidR="00361F5E" w:rsidRPr="006B1B52">
        <w:t>co-locat</w:t>
      </w:r>
      <w:r w:rsidR="00E200E8">
        <w:t>ions</w:t>
      </w:r>
      <w:r w:rsidR="00361F5E" w:rsidRPr="006B1B52">
        <w:t xml:space="preserve"> with QTL already published</w:t>
      </w:r>
      <w:r w:rsidR="00F8366C">
        <w:t xml:space="preserve"> (</w:t>
      </w:r>
      <w:r w:rsidR="00F8366C" w:rsidRPr="0069488C">
        <w:t>Supplemental Table</w:t>
      </w:r>
      <w:r w:rsidR="00F8366C">
        <w:t xml:space="preserve"> 4)</w:t>
      </w:r>
      <w:r w:rsidR="00361F5E" w:rsidRPr="006B1B52">
        <w:t xml:space="preserve">. </w:t>
      </w:r>
      <w:r w:rsidR="00FD0308">
        <w:t xml:space="preserve">On one hand, </w:t>
      </w:r>
      <w:r w:rsidR="00E200E8">
        <w:t>five</w:t>
      </w:r>
      <w:r w:rsidR="00FD0308">
        <w:t xml:space="preserve"> c</w:t>
      </w:r>
      <w:r w:rsidR="00B6225A">
        <w:t>o-location</w:t>
      </w:r>
      <w:r w:rsidR="00860920">
        <w:t>s</w:t>
      </w:r>
      <w:r w:rsidR="00B6225A">
        <w:t xml:space="preserve"> concern </w:t>
      </w:r>
      <w:r w:rsidR="00FD0308">
        <w:t xml:space="preserve">loci controlling similar traits or traits that are highly correlated. This is the case for </w:t>
      </w:r>
      <w:r w:rsidR="00A01B80" w:rsidRPr="00620FEF">
        <w:t>QTL</w:t>
      </w:r>
      <w:bookmarkStart w:id="17" w:name="_Hlk213926236"/>
      <w:r w:rsidR="00A01B80" w:rsidRPr="00620FEF">
        <w:t xml:space="preserve">.A02.2 involved in SDW </w:t>
      </w:r>
      <w:r w:rsidR="00FD0308">
        <w:t>that c</w:t>
      </w:r>
      <w:r w:rsidR="00A01B80" w:rsidRPr="00620FEF">
        <w:t>o-locate</w:t>
      </w:r>
      <w:r w:rsidR="00E200E8">
        <w:t>s</w:t>
      </w:r>
      <w:r w:rsidR="00A01B80" w:rsidRPr="00620FEF">
        <w:t xml:space="preserve"> with a QTL for leaf width </w:t>
      </w:r>
      <w:r w:rsidR="00FD0308">
        <w:t xml:space="preserve">detected </w:t>
      </w:r>
      <w:r w:rsidR="00A01B80" w:rsidRPr="00620FEF">
        <w:t>at the 8-10 leaf stage (Li et al., 2024)</w:t>
      </w:r>
      <w:r w:rsidR="00FD0308">
        <w:t xml:space="preserve">, </w:t>
      </w:r>
      <w:r w:rsidR="00E200E8">
        <w:t xml:space="preserve">for </w:t>
      </w:r>
      <w:r w:rsidR="00A01B80" w:rsidRPr="00620FEF">
        <w:t xml:space="preserve">QTL.A04.1 </w:t>
      </w:r>
      <w:r w:rsidR="00FD0308">
        <w:t>in</w:t>
      </w:r>
      <w:r w:rsidR="00A01B80" w:rsidRPr="00620FEF">
        <w:t>volved in shoot biomass and leaf area that co-locate</w:t>
      </w:r>
      <w:r w:rsidR="00E200E8">
        <w:t>s</w:t>
      </w:r>
      <w:r w:rsidR="00A01B80" w:rsidRPr="00620FEF">
        <w:t xml:space="preserve"> with a QTL for fresh biomass (Knoch et al., 2020)</w:t>
      </w:r>
      <w:r w:rsidR="00FD0308">
        <w:t xml:space="preserve">, </w:t>
      </w:r>
      <w:r w:rsidR="00E200E8">
        <w:t xml:space="preserve">for </w:t>
      </w:r>
      <w:r w:rsidR="00A01B80" w:rsidRPr="00620FEF">
        <w:t xml:space="preserve">QTL.A05.1 </w:t>
      </w:r>
      <w:r w:rsidR="00FD0308">
        <w:t xml:space="preserve">involved in </w:t>
      </w:r>
      <w:r w:rsidR="00A01B80" w:rsidRPr="00620FEF">
        <w:t xml:space="preserve">LWR </w:t>
      </w:r>
      <w:r w:rsidR="00FD0308">
        <w:t xml:space="preserve">that </w:t>
      </w:r>
      <w:r w:rsidR="00A01B80" w:rsidRPr="00620FEF">
        <w:t>co-locate</w:t>
      </w:r>
      <w:r w:rsidR="00E200E8">
        <w:t xml:space="preserve">s </w:t>
      </w:r>
      <w:r w:rsidR="00A01B80" w:rsidRPr="00620FEF">
        <w:t>with a QTL for shoot fresh weight and leaf number (Chen et al., 2025)</w:t>
      </w:r>
      <w:r w:rsidR="00FD0308">
        <w:t xml:space="preserve">, </w:t>
      </w:r>
      <w:r w:rsidR="0092005D">
        <w:t>for QTL.A09.1 involved in Dim</w:t>
      </w:r>
      <w:r w:rsidR="00D9757B">
        <w:t xml:space="preserve">ension </w:t>
      </w:r>
      <w:r w:rsidR="0092005D">
        <w:t xml:space="preserve">4 and that co-locates with a QTL for shoot fresh weight (Chen et al, 2025), </w:t>
      </w:r>
      <w:r w:rsidR="00E200E8">
        <w:t xml:space="preserve">for </w:t>
      </w:r>
      <w:r w:rsidR="00A01B80" w:rsidRPr="00620FEF">
        <w:t xml:space="preserve">QTL.A10.1 involved in root biomass </w:t>
      </w:r>
      <w:r w:rsidR="00FD0308">
        <w:t>that co</w:t>
      </w:r>
      <w:r w:rsidR="00A01B80" w:rsidRPr="00620FEF">
        <w:t>-locate</w:t>
      </w:r>
      <w:r w:rsidR="00E200E8">
        <w:t>s</w:t>
      </w:r>
      <w:r w:rsidR="00A01B80" w:rsidRPr="00620FEF">
        <w:t xml:space="preserve"> with a QTL </w:t>
      </w:r>
      <w:r w:rsidR="00FD0308">
        <w:t xml:space="preserve">of </w:t>
      </w:r>
      <w:r w:rsidR="00A01B80" w:rsidRPr="00620FEF">
        <w:t xml:space="preserve">total dry biomass, leaf area </w:t>
      </w:r>
      <w:r w:rsidR="00FD0308">
        <w:t xml:space="preserve">and density of lateral roots </w:t>
      </w:r>
      <w:r w:rsidR="00A01B80" w:rsidRPr="00620FEF">
        <w:fldChar w:fldCharType="begin"/>
      </w:r>
      <w:r w:rsidR="00A01B80" w:rsidRPr="00620FEF">
        <w:instrText xml:space="preserve"> ADDIN ZOTERO_ITEM CSL_CITATION {"citationID":"SZDhYNHH","properties":{"formattedCitation":"[9]","plainCitation":"[9]","noteIndex":0},"citationItems":[{"id":361,"uris":["http://zotero.org/users/local/xMt306LA/items/9B5GIJS9"],"itemData":{"id":361,"type":"article-journal","abstract":"A major challenge of plant biology is to unravel the genetic basis of complex traits. We took advantage of recent technical advances in high-throughput phenotyping in conjunction with genome-wide association studies to elucidate genotype–phenotype relationships at high temporal resolution. A diverse Brassica napus population from a commercial breeding programme was analysed by automated non-invasive phenotyping. Time-resolved data for early growth-related traits, including estimated biovolume, projected leaf area, early plant height and colour uniformity, were established and complemented by fresh and dry weight biomass. Genome-wide SNP array data provided the framework for genome-wide association analyses. Using time point data and relative growth rates, multiple robust main effect marker–trait associations for biomass and related traits were detected. Candidate genes involved in meristem development, cell wall modification and transcriptional regulation were detected. Our results demonstrate that early plant growth is a highly complex trait governed by several medium and many small effect loci, most of which act only during short phases. These observations highlight the importance of taking the temporal patterns of QTL/allele actions into account and emphasize the need for detailed time-resolved analyses to effectively unravel the complex and stage-specific contributions of genes affecting growth processes that operate at different developmental phases.","container-title":"Plant Biotechnology Journal","DOI":"10.1111/pbi.13171","ISSN":"1467-7652","issue":"1","language":"en","note":"_eprint: https://onlinelibrary.wiley.com/doi/pdf/10.1111/pbi.13171","page":"68-82","source":"Wiley Online Library","title":"Strong temporal dynamics of QTL action on plant growth progression revealed through high-throughput phenotyping in canola","volume":"18","author":[{"family":"Knoch","given":"Dominic"},{"family":"Abbadi","given":"Amine"},{"family":"Grandke","given":"Fabian"},{"family":"Meyer","given":"Rhonda C."},{"family":"Samans","given":"Birgit"},{"family":"Werner","given":"Christian R."},{"family":"Snowdon","given":"Rod J."},{"family":"Altmann","given":"Thomas"}],"issued":{"date-parts":[["2020"]]}}}],"schema":"https://github.com/citation-style-language/schema/raw/master/csl-citation.json"} </w:instrText>
      </w:r>
      <w:r w:rsidR="00A01B80" w:rsidRPr="00620FEF">
        <w:fldChar w:fldCharType="separate"/>
      </w:r>
      <w:r w:rsidR="00A01B80" w:rsidRPr="00620FEF">
        <w:rPr>
          <w:rFonts w:ascii="Calibri" w:hAnsi="Calibri" w:cs="Calibri"/>
        </w:rPr>
        <w:t>(</w:t>
      </w:r>
      <w:r w:rsidR="00A01B80" w:rsidRPr="00620FEF">
        <w:t>Knoch et al., 2020</w:t>
      </w:r>
      <w:r w:rsidR="00FD0308">
        <w:t xml:space="preserve">; </w:t>
      </w:r>
      <w:r w:rsidR="00A01B80" w:rsidRPr="00620FEF">
        <w:fldChar w:fldCharType="end"/>
      </w:r>
      <w:r w:rsidR="00A01B80" w:rsidRPr="00620FEF">
        <w:t>Haelterman et al., 2024)</w:t>
      </w:r>
      <w:r w:rsidR="00FD0308">
        <w:t xml:space="preserve">, and finally </w:t>
      </w:r>
      <w:r w:rsidR="00E200E8">
        <w:t xml:space="preserve">for </w:t>
      </w:r>
      <w:r w:rsidR="00FD0308" w:rsidRPr="00620FEF">
        <w:t xml:space="preserve">QTL.A06.3 </w:t>
      </w:r>
      <w:r w:rsidR="00FD0308">
        <w:t xml:space="preserve">involved in </w:t>
      </w:r>
      <w:r w:rsidR="00FD0308" w:rsidRPr="00620FEF">
        <w:t xml:space="preserve">SR </w:t>
      </w:r>
      <w:r w:rsidR="00FD0308">
        <w:t xml:space="preserve">that </w:t>
      </w:r>
      <w:r w:rsidR="00FD0308" w:rsidRPr="00620FEF">
        <w:t>co-locate</w:t>
      </w:r>
      <w:r w:rsidR="00E200E8">
        <w:t>s</w:t>
      </w:r>
      <w:r w:rsidR="00FD0308" w:rsidRPr="00620FEF">
        <w:t xml:space="preserve"> with a loci associated with lateral root density (Haelterman et al., 2024)</w:t>
      </w:r>
      <w:r w:rsidR="00A01B80" w:rsidRPr="00620FEF">
        <w:t xml:space="preserve">. However, this </w:t>
      </w:r>
      <w:r w:rsidR="00620FEF" w:rsidRPr="00620FEF">
        <w:t xml:space="preserve">last </w:t>
      </w:r>
      <w:r w:rsidR="00A01B80" w:rsidRPr="00620FEF">
        <w:t>occurrence is not confirmed</w:t>
      </w:r>
      <w:r w:rsidR="00FD0308">
        <w:t xml:space="preserve"> since</w:t>
      </w:r>
      <w:r w:rsidR="00A01B80" w:rsidRPr="00620FEF">
        <w:t xml:space="preserve"> no relationship between SR and root density has been reported in the literature (Wang et al., 2017). O</w:t>
      </w:r>
      <w:r w:rsidR="00FD0308">
        <w:t>n the o</w:t>
      </w:r>
      <w:r w:rsidR="00A01B80" w:rsidRPr="00620FEF">
        <w:t>ther</w:t>
      </w:r>
      <w:r w:rsidR="00FD0308">
        <w:t xml:space="preserve"> hand</w:t>
      </w:r>
      <w:r w:rsidR="00E200E8">
        <w:t>, the</w:t>
      </w:r>
      <w:r w:rsidR="00A01B80" w:rsidRPr="00620FEF">
        <w:t xml:space="preserve"> </w:t>
      </w:r>
      <w:r w:rsidR="00E200E8">
        <w:t xml:space="preserve">three other </w:t>
      </w:r>
      <w:r w:rsidR="00A01B80" w:rsidRPr="00620FEF">
        <w:t xml:space="preserve">QTL co-locations refer to different traits, indicating relationships between different </w:t>
      </w:r>
      <w:r w:rsidR="00620FEF" w:rsidRPr="00620FEF">
        <w:t xml:space="preserve">plant functionning </w:t>
      </w:r>
      <w:r w:rsidR="00A01B80" w:rsidRPr="00620FEF">
        <w:t xml:space="preserve">processes involved in early </w:t>
      </w:r>
      <w:r w:rsidR="00E200E8">
        <w:t>vigor</w:t>
      </w:r>
      <w:r w:rsidR="00A01B80" w:rsidRPr="00620FEF">
        <w:t xml:space="preserve">. For instance, </w:t>
      </w:r>
      <w:r w:rsidR="007B5B2A" w:rsidRPr="00620FEF">
        <w:t>QTL</w:t>
      </w:r>
      <w:r w:rsidR="00957AD5" w:rsidRPr="00620FEF">
        <w:t>.</w:t>
      </w:r>
      <w:r w:rsidR="007B5B2A" w:rsidRPr="00620FEF">
        <w:t xml:space="preserve">A01.2 </w:t>
      </w:r>
      <w:r w:rsidR="00E200E8">
        <w:t>c</w:t>
      </w:r>
      <w:r w:rsidR="007B5B2A" w:rsidRPr="00620FEF">
        <w:t>ontroll</w:t>
      </w:r>
      <w:r w:rsidR="00E200E8">
        <w:t xml:space="preserve">ing </w:t>
      </w:r>
      <w:r w:rsidR="007B5B2A" w:rsidRPr="00620FEF">
        <w:t xml:space="preserve">NutE was also reported to control shoot fresh weight and leaf number </w:t>
      </w:r>
      <w:r w:rsidR="00D32A6D" w:rsidRPr="00620FEF">
        <w:t>in</w:t>
      </w:r>
      <w:r w:rsidR="007B5B2A" w:rsidRPr="00620FEF">
        <w:t xml:space="preserve"> plants </w:t>
      </w:r>
      <w:r w:rsidR="00D32A6D" w:rsidRPr="00620FEF">
        <w:t>grown</w:t>
      </w:r>
      <w:r w:rsidR="007B5B2A" w:rsidRPr="00620FEF">
        <w:t xml:space="preserve"> under hydroponic low-nitrogen conditions at ~3 leaf stage (Chen et al</w:t>
      </w:r>
      <w:r w:rsidR="00D32A6D" w:rsidRPr="00620FEF">
        <w:t>.</w:t>
      </w:r>
      <w:r w:rsidR="007B5B2A" w:rsidRPr="00620FEF">
        <w:t>, 2025)</w:t>
      </w:r>
      <w:r w:rsidR="00E200E8">
        <w:t xml:space="preserve">, </w:t>
      </w:r>
      <w:r w:rsidR="001D2CEA" w:rsidRPr="00620FEF">
        <w:t>QTL</w:t>
      </w:r>
      <w:r w:rsidR="00957AD5" w:rsidRPr="00620FEF">
        <w:t>.</w:t>
      </w:r>
      <w:r w:rsidR="001D2CEA" w:rsidRPr="00620FEF">
        <w:t>A04.2</w:t>
      </w:r>
      <w:r w:rsidR="00E200E8">
        <w:t xml:space="preserve"> controlling </w:t>
      </w:r>
      <w:r w:rsidR="001D2CEA" w:rsidRPr="00620FEF">
        <w:t>LWR</w:t>
      </w:r>
      <w:r w:rsidR="00620FEF" w:rsidRPr="00620FEF">
        <w:t xml:space="preserve"> </w:t>
      </w:r>
      <w:r w:rsidR="00801077" w:rsidRPr="00620FEF">
        <w:t>co-locate</w:t>
      </w:r>
      <w:r w:rsidR="00E200E8">
        <w:t xml:space="preserve">s </w:t>
      </w:r>
      <w:r w:rsidR="00801077" w:rsidRPr="00620FEF">
        <w:t xml:space="preserve">with </w:t>
      </w:r>
      <w:r w:rsidR="00D32A6D" w:rsidRPr="00620FEF">
        <w:t xml:space="preserve">a </w:t>
      </w:r>
      <w:r w:rsidR="00801077" w:rsidRPr="00620FEF">
        <w:t>QTL for leaf chlorophyll content observed in the field (Li et al., 2024</w:t>
      </w:r>
      <w:r w:rsidR="00620FEF" w:rsidRPr="00620FEF">
        <w:t>)</w:t>
      </w:r>
      <w:r w:rsidR="00E200E8">
        <w:t xml:space="preserve">, </w:t>
      </w:r>
      <w:r w:rsidR="00620FEF" w:rsidRPr="00620FEF">
        <w:t xml:space="preserve">and </w:t>
      </w:r>
      <w:r w:rsidR="00E200E8">
        <w:t xml:space="preserve">finally </w:t>
      </w:r>
      <w:r w:rsidR="007B5B2A" w:rsidRPr="00620FEF">
        <w:t>QTL</w:t>
      </w:r>
      <w:r w:rsidR="00957AD5" w:rsidRPr="00620FEF">
        <w:t>.</w:t>
      </w:r>
      <w:r w:rsidR="007B5B2A" w:rsidRPr="00620FEF">
        <w:t>A07.1</w:t>
      </w:r>
      <w:r w:rsidR="00E200E8">
        <w:t xml:space="preserve"> </w:t>
      </w:r>
      <w:r w:rsidR="007B5B2A" w:rsidRPr="00620FEF">
        <w:t>controll</w:t>
      </w:r>
      <w:r w:rsidR="00E200E8">
        <w:t>ing</w:t>
      </w:r>
      <w:r w:rsidR="007B5B2A" w:rsidRPr="00620FEF">
        <w:t xml:space="preserve"> SNQ co-locate</w:t>
      </w:r>
      <w:r w:rsidR="00E200E8">
        <w:t>s</w:t>
      </w:r>
      <w:r w:rsidR="007B5B2A" w:rsidRPr="00620FEF">
        <w:t xml:space="preserve"> with a QTL for leaf number</w:t>
      </w:r>
      <w:r w:rsidR="007B5B2A">
        <w:t xml:space="preserve"> (Chen et al., 2025)</w:t>
      </w:r>
      <w:r w:rsidR="00361F5E" w:rsidRPr="006B1B52">
        <w:t xml:space="preserve">. </w:t>
      </w:r>
    </w:p>
    <w:bookmarkEnd w:id="17"/>
    <w:p w14:paraId="2F451914" w14:textId="64FEEB9A" w:rsidR="0092005D" w:rsidRDefault="0092005D" w:rsidP="00E02DE1">
      <w:pPr>
        <w:pStyle w:val="PCJtext"/>
      </w:pPr>
      <w:r>
        <w:t>Fifteen</w:t>
      </w:r>
      <w:r w:rsidR="00F8366C" w:rsidRPr="00AE513B">
        <w:t xml:space="preserve"> of the 24 QTL detected in our study were identified for the first time</w:t>
      </w:r>
      <w:r w:rsidR="00E02DE1">
        <w:t xml:space="preserve"> (</w:t>
      </w:r>
      <w:r w:rsidR="00E02DE1" w:rsidRPr="0069488C">
        <w:t>Supplemental Table</w:t>
      </w:r>
      <w:r w:rsidR="00E02DE1">
        <w:t xml:space="preserve"> 4)</w:t>
      </w:r>
      <w:r w:rsidR="00F8366C" w:rsidRPr="00AE513B">
        <w:t>.</w:t>
      </w:r>
      <w:r w:rsidR="00440C28" w:rsidRPr="00AE513B">
        <w:t xml:space="preserve"> </w:t>
      </w:r>
      <w:r w:rsidR="00F8366C" w:rsidRPr="00AE513B">
        <w:t>These loci include the</w:t>
      </w:r>
      <w:r w:rsidR="00284443" w:rsidRPr="00AE513B">
        <w:t xml:space="preserve"> three</w:t>
      </w:r>
      <w:r w:rsidR="00F8366C" w:rsidRPr="00AE513B">
        <w:t xml:space="preserve"> </w:t>
      </w:r>
      <w:r w:rsidR="00183A22" w:rsidRPr="00AE513B">
        <w:t>QTL detected for aerial growth speeds (QTL.A02.1, QTL.A06.</w:t>
      </w:r>
      <w:r w:rsidR="00284443" w:rsidRPr="00AE513B">
        <w:t>1</w:t>
      </w:r>
      <w:r w:rsidR="00183A22" w:rsidRPr="00AE513B">
        <w:t>, QTL.C04.1)</w:t>
      </w:r>
      <w:r w:rsidR="00284443" w:rsidRPr="00AE513B">
        <w:t>, two QTL controlling biomass accumulation (</w:t>
      </w:r>
      <w:r w:rsidR="00620FEF" w:rsidRPr="00AE513B">
        <w:t xml:space="preserve">QTL.C05.1 </w:t>
      </w:r>
      <w:r w:rsidR="00284443" w:rsidRPr="00AE513B">
        <w:t>for SDW</w:t>
      </w:r>
      <w:r w:rsidR="00AE513B" w:rsidRPr="00AE513B">
        <w:t xml:space="preserve"> and</w:t>
      </w:r>
      <w:r w:rsidR="00284443" w:rsidRPr="00AE513B">
        <w:t xml:space="preserve"> </w:t>
      </w:r>
      <w:r w:rsidR="00620FEF" w:rsidRPr="00AE513B">
        <w:t>QTL.A04.3</w:t>
      </w:r>
      <w:r w:rsidR="00284443" w:rsidRPr="00AE513B">
        <w:t xml:space="preserve"> </w:t>
      </w:r>
      <w:r w:rsidR="00AE513B" w:rsidRPr="00AE513B">
        <w:t>for</w:t>
      </w:r>
      <w:r w:rsidR="00284443" w:rsidRPr="00AE513B">
        <w:t xml:space="preserve"> RDW respectively), </w:t>
      </w:r>
      <w:r w:rsidR="00AE513B" w:rsidRPr="00AE513B">
        <w:t>four</w:t>
      </w:r>
      <w:r w:rsidR="00183A22" w:rsidRPr="00AE513B">
        <w:t xml:space="preserve"> </w:t>
      </w:r>
      <w:r w:rsidR="00D32A6D" w:rsidRPr="00AE513B">
        <w:t>QTL</w:t>
      </w:r>
      <w:r w:rsidR="00183A22" w:rsidRPr="00AE513B">
        <w:t xml:space="preserve"> </w:t>
      </w:r>
      <w:r w:rsidR="00284443" w:rsidRPr="00AE513B">
        <w:t xml:space="preserve">controlling efficiencies </w:t>
      </w:r>
      <w:r w:rsidR="00183A22" w:rsidRPr="00AE513B">
        <w:t>(</w:t>
      </w:r>
      <w:r w:rsidR="00284443" w:rsidRPr="00AE513B">
        <w:t xml:space="preserve">QTL.A06.2 for NUtE, </w:t>
      </w:r>
      <w:r w:rsidR="00183A22" w:rsidRPr="00AE513B">
        <w:t>QTL.C06.1</w:t>
      </w:r>
      <w:r w:rsidR="00284443" w:rsidRPr="00AE513B">
        <w:t xml:space="preserve"> for LASNQ, </w:t>
      </w:r>
      <w:r w:rsidR="00183A22" w:rsidRPr="00AE513B">
        <w:t>QTL.C08.1</w:t>
      </w:r>
      <w:r w:rsidR="00284443" w:rsidRPr="00AE513B">
        <w:t xml:space="preserve"> for SNU </w:t>
      </w:r>
      <w:r w:rsidR="00AE513B" w:rsidRPr="00AE513B">
        <w:t xml:space="preserve">and PCA dimension 2, </w:t>
      </w:r>
      <w:r w:rsidR="00284443" w:rsidRPr="00AE513B">
        <w:t>and QTL.C09.2 for SCA</w:t>
      </w:r>
      <w:r w:rsidR="00AE513B" w:rsidRPr="00AE513B">
        <w:t xml:space="preserve"> and PCA dimension 3</w:t>
      </w:r>
      <w:r w:rsidR="00183A22" w:rsidRPr="00AE513B">
        <w:t>)</w:t>
      </w:r>
      <w:r w:rsidR="00AE513B" w:rsidRPr="00AE513B">
        <w:t>, the two putative pleiotropic loci already mentionned (QTL.A01.1 and QTL.C07.1) and five loci detected only when considering the PCA dimensions</w:t>
      </w:r>
      <w:r w:rsidR="00AE513B">
        <w:t xml:space="preserve"> (QTL.A09.2 and QTL.C02.1 for PCA dimension </w:t>
      </w:r>
      <w:r>
        <w:t>3</w:t>
      </w:r>
      <w:r w:rsidR="005F59A2">
        <w:t xml:space="preserve"> </w:t>
      </w:r>
      <w:r w:rsidR="00AE513B">
        <w:t>and QTL.A10.2 and QTL.C09.1 for PCA dimension 4)</w:t>
      </w:r>
      <w:r w:rsidR="00343C94" w:rsidRPr="00AE513B">
        <w:t xml:space="preserve">. </w:t>
      </w:r>
    </w:p>
    <w:p w14:paraId="5527C442" w14:textId="22A163DD" w:rsidR="00E02DE1" w:rsidRDefault="00E02DE1" w:rsidP="00E02DE1">
      <w:pPr>
        <w:pStyle w:val="PCJtext"/>
      </w:pPr>
      <w:r>
        <w:t xml:space="preserve">The three regions detected for PCA dimension 4 </w:t>
      </w:r>
      <w:r w:rsidR="0092005D">
        <w:t xml:space="preserve"> (QTL.A09.1, QTL.A10.2, QTL.C09.1) </w:t>
      </w:r>
      <w:r>
        <w:t xml:space="preserve">are of particular interest, given the absence of QTL for the individual traits SLA and LAR separately. Taken together these two traits contributed to 44.4% of the PCA dimension 4. Combining them into to the PCA dimension 4 therefore contributed </w:t>
      </w:r>
      <w:r w:rsidR="00D85EA5">
        <w:t xml:space="preserve">to the identification of new loci and </w:t>
      </w:r>
      <w:r>
        <w:t>to</w:t>
      </w:r>
      <w:r w:rsidR="0092005D">
        <w:t xml:space="preserve"> the confirmation of one locus</w:t>
      </w:r>
      <w:r w:rsidR="00D85EA5">
        <w:t xml:space="preserve"> on QTL.A09.1</w:t>
      </w:r>
      <w:r w:rsidR="0092005D">
        <w:t xml:space="preserve"> previously </w:t>
      </w:r>
      <w:r w:rsidR="00D85EA5">
        <w:t xml:space="preserve">reported for </w:t>
      </w:r>
      <w:r w:rsidR="00D9757B">
        <w:t>shoot fresh weight</w:t>
      </w:r>
      <w:r w:rsidR="0092005D">
        <w:t xml:space="preserve"> </w:t>
      </w:r>
      <w:r w:rsidR="00D85EA5">
        <w:t xml:space="preserve">and </w:t>
      </w:r>
      <w:r w:rsidR="0092005D">
        <w:t>related to N functioning</w:t>
      </w:r>
      <w:r w:rsidR="00D9757B">
        <w:t xml:space="preserve"> </w:t>
      </w:r>
      <w:r w:rsidR="0092005D">
        <w:t>(</w:t>
      </w:r>
      <w:r w:rsidR="00D85EA5">
        <w:t>Chen et al, 2025)</w:t>
      </w:r>
      <w:r>
        <w:t xml:space="preserve">. </w:t>
      </w:r>
    </w:p>
    <w:p w14:paraId="3B629B11" w14:textId="663A9772" w:rsidR="00361F5E" w:rsidRDefault="00E02DE1" w:rsidP="00361F5E">
      <w:pPr>
        <w:pStyle w:val="PCJtext"/>
      </w:pPr>
      <w:r>
        <w:t xml:space="preserve">Altogether, our results </w:t>
      </w:r>
      <w:r w:rsidR="0017253B">
        <w:t>highlight</w:t>
      </w:r>
      <w:r w:rsidR="00343C94">
        <w:t xml:space="preserve"> the </w:t>
      </w:r>
      <w:r w:rsidR="0017253B">
        <w:t>value</w:t>
      </w:r>
      <w:r w:rsidR="00343C94">
        <w:t xml:space="preserve"> of </w:t>
      </w:r>
      <w:r w:rsidR="0042244C">
        <w:t xml:space="preserve">considering </w:t>
      </w:r>
      <w:r w:rsidR="0017253B">
        <w:t>not only</w:t>
      </w:r>
      <w:r w:rsidR="0042244C">
        <w:t xml:space="preserve"> classical early vigor traits such as biomass or leaf area</w:t>
      </w:r>
      <w:r w:rsidR="0017253B">
        <w:t>,</w:t>
      </w:r>
      <w:r w:rsidR="0042244C">
        <w:t xml:space="preserve"> but also </w:t>
      </w:r>
      <w:r w:rsidR="00620FEF">
        <w:t xml:space="preserve">dynamic and </w:t>
      </w:r>
      <w:r w:rsidR="0042244C">
        <w:t xml:space="preserve">functional traits </w:t>
      </w:r>
      <w:r>
        <w:t xml:space="preserve">as well as combinations of traits </w:t>
      </w:r>
      <w:r w:rsidR="0042244C">
        <w:t xml:space="preserve">to target genomic </w:t>
      </w:r>
      <w:r w:rsidR="005C635B">
        <w:t xml:space="preserve">regions </w:t>
      </w:r>
      <w:r w:rsidR="0042244C">
        <w:t>and underlying physiological processes</w:t>
      </w:r>
      <w:r>
        <w:t xml:space="preserve"> </w:t>
      </w:r>
      <w:r w:rsidR="0042244C">
        <w:t xml:space="preserve">involved in early </w:t>
      </w:r>
      <w:r>
        <w:t>vigor</w:t>
      </w:r>
      <w:r w:rsidR="0042244C">
        <w:t xml:space="preserve"> that are of </w:t>
      </w:r>
      <w:r w:rsidR="0017253B">
        <w:t>significant</w:t>
      </w:r>
      <w:r w:rsidR="0042244C">
        <w:t xml:space="preserve"> interest for breeding</w:t>
      </w:r>
      <w:r w:rsidR="0017253B">
        <w:t xml:space="preserve"> purposes</w:t>
      </w:r>
      <w:r w:rsidR="0042244C">
        <w:t>.</w:t>
      </w:r>
      <w:r w:rsidR="005C635B">
        <w:t xml:space="preserve"> </w:t>
      </w:r>
      <w:r w:rsidR="00361F5E" w:rsidRPr="006B1B52">
        <w:t xml:space="preserve">The identification of these QTL, combined to the </w:t>
      </w:r>
      <w:r w:rsidR="00620FEF">
        <w:t xml:space="preserve">analysis of the </w:t>
      </w:r>
      <w:r w:rsidR="00361F5E" w:rsidRPr="006B1B52">
        <w:t>frequency of favorable alleles within each gene pool could provide valuable insight</w:t>
      </w:r>
      <w:r w:rsidR="0017253B">
        <w:t>s</w:t>
      </w:r>
      <w:r w:rsidR="00361F5E" w:rsidRPr="006B1B52">
        <w:t xml:space="preserve"> to enhance </w:t>
      </w:r>
      <w:r w:rsidR="00361F5E">
        <w:t xml:space="preserve">early </w:t>
      </w:r>
      <w:r w:rsidR="00361F5E" w:rsidRPr="006B1B52">
        <w:t xml:space="preserve">vigor in </w:t>
      </w:r>
      <w:r>
        <w:t>rapeseed</w:t>
      </w:r>
      <w:r w:rsidR="00361F5E" w:rsidRPr="006B1B52">
        <w:t>.</w:t>
      </w:r>
    </w:p>
    <w:bookmarkEnd w:id="16"/>
    <w:p w14:paraId="00CDA288" w14:textId="0F8CF466" w:rsidR="00361F5E" w:rsidRDefault="00361F5E" w:rsidP="00361F5E">
      <w:pPr>
        <w:pStyle w:val="PCJSubsection"/>
      </w:pPr>
      <w:r>
        <w:t>Efficient allele mining from one gene pool to the other one can help improving early vigor in rapeseed</w:t>
      </w:r>
    </w:p>
    <w:p w14:paraId="463D976E" w14:textId="529D20E4" w:rsidR="00C2535C" w:rsidRDefault="00361F5E" w:rsidP="00361F5E">
      <w:pPr>
        <w:pStyle w:val="PCJtext"/>
      </w:pPr>
      <w:r>
        <w:t xml:space="preserve">Our results pointed out </w:t>
      </w:r>
      <w:r w:rsidR="002231B8">
        <w:t xml:space="preserve">the </w:t>
      </w:r>
      <w:r w:rsidRPr="00B340C3">
        <w:t xml:space="preserve">genomic regions </w:t>
      </w:r>
      <w:r>
        <w:t xml:space="preserve">controlling early </w:t>
      </w:r>
      <w:r w:rsidR="00331174">
        <w:t>vigor related</w:t>
      </w:r>
      <w:r>
        <w:t xml:space="preserve"> traits </w:t>
      </w:r>
      <w:r w:rsidRPr="00B340C3">
        <w:t xml:space="preserve">whose favorable alleles were carried predominantly by </w:t>
      </w:r>
      <w:r>
        <w:t>a specific</w:t>
      </w:r>
      <w:r w:rsidRPr="00B340C3">
        <w:t xml:space="preserve"> genomic cluster. In this way, </w:t>
      </w:r>
      <w:r>
        <w:t xml:space="preserve">depending on the traits, a </w:t>
      </w:r>
      <w:r w:rsidRPr="00B340C3">
        <w:t xml:space="preserve">specific genomic cluster can be </w:t>
      </w:r>
      <w:r>
        <w:t>targeted to enrich the gene pool with favorable alleles</w:t>
      </w:r>
      <w:r w:rsidRPr="00B340C3">
        <w:t xml:space="preserve">. </w:t>
      </w:r>
      <w:r>
        <w:t xml:space="preserve">For instance, the majority of </w:t>
      </w:r>
      <w:r w:rsidR="00183491">
        <w:t xml:space="preserve">the </w:t>
      </w:r>
      <w:r>
        <w:t xml:space="preserve">C1 genotypes possess all the favorable alleles for nitrogen acquisition (SNQ), carbon assimilation efficiency (SCA) and biomass allocation into aerial parts (LWR). </w:t>
      </w:r>
      <w:r w:rsidR="00944E35">
        <w:t>However, t</w:t>
      </w:r>
      <w:r>
        <w:t>o increase root biomass</w:t>
      </w:r>
      <w:r w:rsidR="00C2535C">
        <w:t xml:space="preserve"> (RDW)</w:t>
      </w:r>
      <w:r w:rsidR="00331174">
        <w:t>,</w:t>
      </w:r>
      <w:r>
        <w:t xml:space="preserve"> genotypes from </w:t>
      </w:r>
      <w:r w:rsidR="00331174">
        <w:t xml:space="preserve">the C3 </w:t>
      </w:r>
      <w:r>
        <w:t>genomic cluster should be favored</w:t>
      </w:r>
      <w:r w:rsidR="00C2535C">
        <w:t>,</w:t>
      </w:r>
      <w:r>
        <w:t xml:space="preserve"> while most lines from clusters C1 and C3 carry favorable alleles for nitrogen use efficiency (NUtE). Conversely, QTL for root related traits </w:t>
      </w:r>
      <w:r w:rsidR="00C2535C">
        <w:t xml:space="preserve">such as QTL.A10.1 (RDW) and QTL.A06.3 (SR) </w:t>
      </w:r>
      <w:r>
        <w:t xml:space="preserve">showed favorable alleles at minor frequencies in all </w:t>
      </w:r>
      <w:r w:rsidR="00F42BA3">
        <w:t xml:space="preserve">the </w:t>
      </w:r>
      <w:r>
        <w:t xml:space="preserve">three populations. </w:t>
      </w:r>
      <w:r w:rsidR="00C2535C" w:rsidRPr="00C2535C">
        <w:t xml:space="preserve">Another noteworthy point is that the favorable alleles of nine of the sixteen new loci were major within the C3 </w:t>
      </w:r>
      <w:r w:rsidR="00C2535C">
        <w:t>cluster</w:t>
      </w:r>
      <w:r w:rsidR="00C2535C" w:rsidRPr="00C2535C">
        <w:t xml:space="preserve"> (frequency &gt; 0.5), with the favorable alleles being major only in C3 genotypes for</w:t>
      </w:r>
      <w:r w:rsidR="00575877">
        <w:t xml:space="preserve"> six of </w:t>
      </w:r>
      <w:r w:rsidR="00575877">
        <w:lastRenderedPageBreak/>
        <w:t>these</w:t>
      </w:r>
      <w:r w:rsidR="00C2535C" w:rsidRPr="00C2535C">
        <w:t xml:space="preserve"> loci. All these data highlighted the need to incorporate significant genetic resources from different types of rapeseed into pre-</w:t>
      </w:r>
      <w:r w:rsidR="00DF692A">
        <w:t>breeding</w:t>
      </w:r>
      <w:r w:rsidR="00C2535C" w:rsidRPr="00C2535C">
        <w:t xml:space="preserve"> programs in order to introduce as many alleles as possible that confer high early vigor into the genetic material used for selection.</w:t>
      </w:r>
    </w:p>
    <w:p w14:paraId="218873AD" w14:textId="10CDB7F0" w:rsidR="00440C28" w:rsidRDefault="00361F5E" w:rsidP="00361F5E">
      <w:pPr>
        <w:pStyle w:val="PCJtext"/>
      </w:pPr>
      <w:r>
        <w:t xml:space="preserve">Several studies have reported the introduction of genetic diversity into WOSR from SOSR and </w:t>
      </w:r>
      <w:r w:rsidRPr="00B811E3">
        <w:rPr>
          <w:i/>
        </w:rPr>
        <w:t>vice versa</w:t>
      </w:r>
      <w:r>
        <w:t xml:space="preserve"> </w:t>
      </w:r>
      <w:r w:rsidR="007956C5">
        <w:t>(Butruille et al., 1999; Quijada et al., 2006; Kebede et al., 2010; Gourrion et al., 2020)</w:t>
      </w:r>
      <w:r>
        <w:t>, as well as from Asian into SOSR or WOSR genotypes</w:t>
      </w:r>
      <w:r w:rsidR="007956C5">
        <w:t xml:space="preserve"> (Udall et al., 2004; Qian et al., 2007; Qian et al., 2009)</w:t>
      </w:r>
      <w:r>
        <w:t>. For instance, a significant yield increase was observed in SOSR lines that were derived from SOSR × WOSR crosses</w:t>
      </w:r>
      <w:r w:rsidR="007956C5">
        <w:t xml:space="preserve"> (Butruille et al., 1999; Kebede et al., 2010)</w:t>
      </w:r>
      <w:r>
        <w:t xml:space="preserve">. However, the main </w:t>
      </w:r>
      <w:r w:rsidR="00DF692A">
        <w:t>troubles with</w:t>
      </w:r>
      <w:r>
        <w:t xml:space="preserve"> this genetic material </w:t>
      </w:r>
      <w:r w:rsidR="00DF692A">
        <w:t xml:space="preserve">relie in </w:t>
      </w:r>
      <w:r>
        <w:t xml:space="preserve">their vernalization requirement, precocity or even frost resistance thus imposing additional steps of selection to get rid of </w:t>
      </w:r>
      <w:r w:rsidR="00DF692A">
        <w:t xml:space="preserve">some </w:t>
      </w:r>
      <w:r>
        <w:t>undesirable traits</w:t>
      </w:r>
      <w:r w:rsidR="00C44610">
        <w:t xml:space="preserve"> (</w:t>
      </w:r>
      <w:r w:rsidR="00C44610" w:rsidRPr="00557975">
        <w:t>Rahman</w:t>
      </w:r>
      <w:r w:rsidR="00C44610">
        <w:t>, 2013</w:t>
      </w:r>
      <w:r w:rsidR="00C44610" w:rsidRPr="00C44610">
        <w:t>)</w:t>
      </w:r>
      <w:r w:rsidRPr="00C44610">
        <w:t>. I</w:t>
      </w:r>
      <w:r>
        <w:t xml:space="preserve">n addition, selection for the seed quality must be also conducted when using material from old genetic resources or non-oilseed </w:t>
      </w:r>
      <w:r w:rsidRPr="000A5A3E">
        <w:rPr>
          <w:i/>
        </w:rPr>
        <w:t>Brassica napus</w:t>
      </w:r>
      <w:r>
        <w:rPr>
          <w:i/>
        </w:rPr>
        <w:t xml:space="preserve"> </w:t>
      </w:r>
      <w:r>
        <w:t xml:space="preserve">crosses such as </w:t>
      </w:r>
      <w:r w:rsidRPr="00B340C3">
        <w:t>swede</w:t>
      </w:r>
      <w:r>
        <w:t xml:space="preserve"> or</w:t>
      </w:r>
      <w:r w:rsidRPr="00B340C3">
        <w:t xml:space="preserve"> kale</w:t>
      </w:r>
      <w:r>
        <w:t xml:space="preserve">. </w:t>
      </w:r>
      <w:r w:rsidRPr="00034F59">
        <w:t xml:space="preserve">To avoid all these drawbacks while targeting favorable alleles for early </w:t>
      </w:r>
      <w:r>
        <w:t>plant development</w:t>
      </w:r>
      <w:r w:rsidRPr="00034F59">
        <w:t xml:space="preserve">, genomic selection </w:t>
      </w:r>
      <w:r w:rsidR="00862F1D">
        <w:t>c</w:t>
      </w:r>
      <w:r w:rsidRPr="00034F59">
        <w:t xml:space="preserve">ould be </w:t>
      </w:r>
      <w:r w:rsidR="00862F1D">
        <w:t>of interest</w:t>
      </w:r>
      <w:r w:rsidRPr="00034F59">
        <w:t xml:space="preserve"> in pre-breeding programs</w:t>
      </w:r>
      <w:r w:rsidR="00144435">
        <w:t xml:space="preserve"> (Longin et al., 2014; Gorjanc</w:t>
      </w:r>
      <w:r w:rsidR="00E94B1D">
        <w:t xml:space="preserve"> </w:t>
      </w:r>
      <w:r w:rsidR="00144435">
        <w:t>et al., 2016)</w:t>
      </w:r>
      <w:r w:rsidRPr="00034F59">
        <w:t>.</w:t>
      </w:r>
      <w:r>
        <w:t xml:space="preserve"> </w:t>
      </w:r>
    </w:p>
    <w:p w14:paraId="5FFD5433" w14:textId="77777777" w:rsidR="00361F5E" w:rsidRPr="00E636BA" w:rsidRDefault="00361F5E" w:rsidP="00361F5E">
      <w:pPr>
        <w:pStyle w:val="PCJSection"/>
      </w:pPr>
      <w:r w:rsidRPr="00E636BA">
        <w:t>Conclusions</w:t>
      </w:r>
    </w:p>
    <w:p w14:paraId="17CDE60F" w14:textId="6EB135DE" w:rsidR="00575877" w:rsidRDefault="00DA4CC0" w:rsidP="00B2063F">
      <w:pPr>
        <w:pStyle w:val="PCJSection"/>
        <w:jc w:val="both"/>
        <w:rPr>
          <w:rFonts w:eastAsia="Times New Roman" w:cs="Calibri (Corps)"/>
          <w:b w:val="0"/>
          <w:noProof/>
          <w:color w:val="auto"/>
          <w:sz w:val="21"/>
          <w:lang w:eastAsia="fr-FR"/>
        </w:rPr>
      </w:pPr>
      <w:r w:rsidRPr="00B2063F">
        <w:rPr>
          <w:rFonts w:eastAsia="Times New Roman" w:cs="Calibri (Corps)"/>
          <w:b w:val="0"/>
          <w:noProof/>
          <w:color w:val="auto"/>
          <w:sz w:val="21"/>
          <w:lang w:eastAsia="fr-FR"/>
        </w:rPr>
        <w:t>Th</w:t>
      </w:r>
      <w:r>
        <w:rPr>
          <w:rFonts w:eastAsia="Times New Roman" w:cs="Calibri (Corps)"/>
          <w:b w:val="0"/>
          <w:noProof/>
          <w:color w:val="auto"/>
          <w:sz w:val="21"/>
          <w:lang w:eastAsia="fr-FR"/>
        </w:rPr>
        <w:t>e present</w:t>
      </w:r>
      <w:r w:rsidRPr="00B2063F">
        <w:rPr>
          <w:rFonts w:eastAsia="Times New Roman" w:cs="Calibri (Corps)"/>
          <w:b w:val="0"/>
          <w:noProof/>
          <w:color w:val="auto"/>
          <w:sz w:val="21"/>
          <w:lang w:eastAsia="fr-FR"/>
        </w:rPr>
        <w:t xml:space="preserve"> </w:t>
      </w:r>
      <w:r w:rsidR="00361F5E" w:rsidRPr="00B2063F">
        <w:rPr>
          <w:rFonts w:eastAsia="Times New Roman" w:cs="Calibri (Corps)"/>
          <w:b w:val="0"/>
          <w:noProof/>
          <w:color w:val="auto"/>
          <w:sz w:val="21"/>
          <w:lang w:eastAsia="fr-FR"/>
        </w:rPr>
        <w:t xml:space="preserve">study revealed specific developmental patterns associated with the different genomic clusters, demonstrating that winter </w:t>
      </w:r>
      <w:r w:rsidR="00575877">
        <w:rPr>
          <w:rFonts w:eastAsia="Times New Roman" w:cs="Calibri (Corps)"/>
          <w:b w:val="0"/>
          <w:noProof/>
          <w:color w:val="auto"/>
          <w:sz w:val="21"/>
          <w:lang w:eastAsia="fr-FR"/>
        </w:rPr>
        <w:t>rapeseed</w:t>
      </w:r>
      <w:r w:rsidR="00361F5E" w:rsidRPr="00B2063F">
        <w:rPr>
          <w:rFonts w:eastAsia="Times New Roman" w:cs="Calibri (Corps)"/>
          <w:b w:val="0"/>
          <w:noProof/>
          <w:color w:val="auto"/>
          <w:sz w:val="21"/>
          <w:lang w:eastAsia="fr-FR"/>
        </w:rPr>
        <w:t xml:space="preserve"> exhibited higher early </w:t>
      </w:r>
      <w:r>
        <w:rPr>
          <w:rFonts w:eastAsia="Times New Roman" w:cs="Calibri (Corps)"/>
          <w:b w:val="0"/>
          <w:noProof/>
          <w:color w:val="auto"/>
          <w:sz w:val="21"/>
          <w:lang w:eastAsia="fr-FR"/>
        </w:rPr>
        <w:t xml:space="preserve">vigor </w:t>
      </w:r>
      <w:r w:rsidR="00361F5E" w:rsidRPr="00B2063F">
        <w:rPr>
          <w:rFonts w:eastAsia="Times New Roman" w:cs="Calibri (Corps)"/>
          <w:b w:val="0"/>
          <w:noProof/>
          <w:color w:val="auto"/>
          <w:sz w:val="21"/>
          <w:lang w:eastAsia="fr-FR"/>
        </w:rPr>
        <w:t xml:space="preserve">compared to other </w:t>
      </w:r>
      <w:r>
        <w:rPr>
          <w:rFonts w:eastAsia="Times New Roman" w:cs="Calibri (Corps)"/>
          <w:b w:val="0"/>
          <w:noProof/>
          <w:color w:val="auto"/>
          <w:sz w:val="21"/>
          <w:lang w:eastAsia="fr-FR"/>
        </w:rPr>
        <w:t>germplasms</w:t>
      </w:r>
      <w:r w:rsidR="00361F5E" w:rsidRPr="00B2063F">
        <w:rPr>
          <w:rFonts w:eastAsia="Times New Roman" w:cs="Calibri (Corps)"/>
          <w:b w:val="0"/>
          <w:noProof/>
          <w:color w:val="auto"/>
          <w:sz w:val="21"/>
          <w:lang w:eastAsia="fr-FR"/>
        </w:rPr>
        <w:t xml:space="preserve">, particularly in terms of resource acquisition and utilization efficiency. Nevertheless, spring </w:t>
      </w:r>
      <w:r w:rsidR="00DF692A">
        <w:rPr>
          <w:rFonts w:eastAsia="Times New Roman" w:cs="Calibri (Corps)"/>
          <w:b w:val="0"/>
          <w:noProof/>
          <w:color w:val="auto"/>
          <w:sz w:val="21"/>
          <w:lang w:eastAsia="fr-FR"/>
        </w:rPr>
        <w:t>and Asian germplasms di</w:t>
      </w:r>
      <w:r w:rsidR="00361F5E" w:rsidRPr="00B2063F">
        <w:rPr>
          <w:rFonts w:eastAsia="Times New Roman" w:cs="Calibri (Corps)"/>
          <w:b w:val="0"/>
          <w:noProof/>
          <w:color w:val="auto"/>
          <w:sz w:val="21"/>
          <w:lang w:eastAsia="fr-FR"/>
        </w:rPr>
        <w:t xml:space="preserve">splayed </w:t>
      </w:r>
      <w:r w:rsidR="00DF692A">
        <w:rPr>
          <w:rFonts w:eastAsia="Times New Roman" w:cs="Calibri (Corps)"/>
          <w:b w:val="0"/>
          <w:noProof/>
          <w:color w:val="auto"/>
          <w:sz w:val="21"/>
          <w:lang w:eastAsia="fr-FR"/>
        </w:rPr>
        <w:t xml:space="preserve">phenotypic variability linked </w:t>
      </w:r>
      <w:r w:rsidR="00575877">
        <w:rPr>
          <w:rFonts w:eastAsia="Times New Roman" w:cs="Calibri (Corps)"/>
          <w:b w:val="0"/>
          <w:noProof/>
          <w:color w:val="auto"/>
          <w:sz w:val="21"/>
          <w:lang w:eastAsia="fr-FR"/>
        </w:rPr>
        <w:t>to</w:t>
      </w:r>
      <w:r w:rsidR="00DF692A">
        <w:rPr>
          <w:rFonts w:eastAsia="Times New Roman" w:cs="Calibri (Corps)"/>
          <w:b w:val="0"/>
          <w:noProof/>
          <w:color w:val="auto"/>
          <w:sz w:val="21"/>
          <w:lang w:eastAsia="fr-FR"/>
        </w:rPr>
        <w:t xml:space="preserve"> original genetic diversity</w:t>
      </w:r>
      <w:r w:rsidR="00575877">
        <w:rPr>
          <w:rFonts w:eastAsia="Times New Roman" w:cs="Calibri (Corps)"/>
          <w:b w:val="0"/>
          <w:noProof/>
          <w:color w:val="auto"/>
          <w:sz w:val="21"/>
          <w:lang w:eastAsia="fr-FR"/>
        </w:rPr>
        <w:t xml:space="preserve"> that could be used to enhance the winter genetic pool. Our study supported the potential value </w:t>
      </w:r>
      <w:r w:rsidR="00575877" w:rsidRPr="00575877">
        <w:rPr>
          <w:rFonts w:eastAsia="Times New Roman" w:cs="Calibri (Corps)"/>
          <w:b w:val="0"/>
          <w:noProof/>
          <w:color w:val="auto"/>
          <w:sz w:val="21"/>
          <w:lang w:eastAsia="fr-FR"/>
        </w:rPr>
        <w:t>of integrating genetic diversity to improve one gene pool using accessions from other ones for particular traits related to early plant vigor.</w:t>
      </w:r>
      <w:r w:rsidR="00862F1D">
        <w:rPr>
          <w:rFonts w:eastAsia="Times New Roman" w:cs="Calibri (Corps)"/>
          <w:b w:val="0"/>
          <w:noProof/>
          <w:color w:val="auto"/>
          <w:sz w:val="21"/>
          <w:lang w:eastAsia="fr-FR"/>
        </w:rPr>
        <w:t xml:space="preserve"> To go further, it will be necessary to validate these QTL and traits for a wider range of environmental conditions, such as drought.</w:t>
      </w:r>
    </w:p>
    <w:p w14:paraId="4AEC7C04" w14:textId="35447CBE" w:rsidR="006F7C1B" w:rsidRPr="00B2063F" w:rsidRDefault="006F7C1B" w:rsidP="00B2063F">
      <w:pPr>
        <w:pStyle w:val="PCJSection"/>
        <w:rPr>
          <w:noProof/>
          <w:lang w:eastAsia="fr-FR"/>
        </w:rPr>
      </w:pPr>
      <w:r w:rsidRPr="00B2063F">
        <w:rPr>
          <w:noProof/>
          <w:lang w:eastAsia="fr-FR"/>
        </w:rPr>
        <w:t>Appendices</w:t>
      </w:r>
    </w:p>
    <w:p w14:paraId="6E63AF07" w14:textId="6C0DAD9D" w:rsidR="00ED17FD" w:rsidRDefault="00ED17FD" w:rsidP="00B2063F">
      <w:pPr>
        <w:pStyle w:val="PCJtext"/>
        <w:ind w:firstLine="0"/>
      </w:pPr>
      <w:r>
        <w:t>The additional file deposed on repository mentioned in the data section contains the following supplementary tables and figures.</w:t>
      </w:r>
    </w:p>
    <w:p w14:paraId="465EAE4D" w14:textId="77777777" w:rsidR="00B2063F" w:rsidRDefault="00B2063F" w:rsidP="00ED17FD">
      <w:pPr>
        <w:pStyle w:val="PCJtext"/>
      </w:pPr>
    </w:p>
    <w:p w14:paraId="013E9050" w14:textId="6A547D7A" w:rsidR="00ED17FD" w:rsidRPr="0000215F" w:rsidRDefault="00ED17FD" w:rsidP="00ED17FD">
      <w:pPr>
        <w:pStyle w:val="PCJtext"/>
      </w:pPr>
      <w:r>
        <w:t xml:space="preserve">Supplementary tables </w:t>
      </w:r>
    </w:p>
    <w:p w14:paraId="252F4334" w14:textId="77777777" w:rsidR="00DA4CC0" w:rsidRPr="00DA4CC0" w:rsidRDefault="00DA4CC0" w:rsidP="00210040">
      <w:pPr>
        <w:pStyle w:val="PCJtext"/>
        <w:numPr>
          <w:ilvl w:val="0"/>
          <w:numId w:val="14"/>
        </w:numPr>
      </w:pPr>
      <w:r w:rsidRPr="00DA4CC0">
        <w:t>Supplemental Table 1. Passport data of the 233 rapeseed genotypes used in the study.</w:t>
      </w:r>
    </w:p>
    <w:p w14:paraId="0806AABB" w14:textId="17A4B7E3" w:rsidR="00DA4CC0" w:rsidRPr="00DA4CC0" w:rsidRDefault="00DA4CC0" w:rsidP="00210040">
      <w:pPr>
        <w:pStyle w:val="PCJtext"/>
        <w:numPr>
          <w:ilvl w:val="0"/>
          <w:numId w:val="14"/>
        </w:numPr>
      </w:pPr>
      <w:r w:rsidRPr="00DA4CC0">
        <w:t>Supplemental Table 2. Overview of the experimental designs and characterization of the traits mean values for each experiment.</w:t>
      </w:r>
    </w:p>
    <w:p w14:paraId="581EE45D" w14:textId="77777777" w:rsidR="00DA4CC0" w:rsidRPr="00DA4CC0" w:rsidRDefault="00DA4CC0" w:rsidP="00210040">
      <w:pPr>
        <w:pStyle w:val="PCJtext"/>
        <w:numPr>
          <w:ilvl w:val="0"/>
          <w:numId w:val="14"/>
        </w:numPr>
      </w:pPr>
      <w:r w:rsidRPr="00DA4CC0">
        <w:t>Supplemental Table 3. Genomic regions with high FST values between genomic clusters.</w:t>
      </w:r>
    </w:p>
    <w:p w14:paraId="15466403" w14:textId="42755D5F" w:rsidR="00ED17FD" w:rsidRPr="00DA4CC0" w:rsidRDefault="00DA4CC0" w:rsidP="00DA4CC0">
      <w:pPr>
        <w:pStyle w:val="PCJtext"/>
        <w:numPr>
          <w:ilvl w:val="0"/>
          <w:numId w:val="14"/>
        </w:numPr>
      </w:pPr>
      <w:r w:rsidRPr="00DA4CC0">
        <w:t xml:space="preserve">Supplemental Table 4. Overview of the  loci controlling early plant development traits identified by GWAS in the population of 233 rapeseed lines. </w:t>
      </w:r>
    </w:p>
    <w:p w14:paraId="48778A86" w14:textId="77777777" w:rsidR="00ED17FD" w:rsidRPr="00EE658B" w:rsidRDefault="00ED17FD" w:rsidP="00ED17FD">
      <w:pPr>
        <w:pStyle w:val="PCJtext"/>
      </w:pPr>
      <w:r w:rsidRPr="00EE658B">
        <w:t>Supplementary figures</w:t>
      </w:r>
    </w:p>
    <w:p w14:paraId="2D60F42B" w14:textId="249BF363" w:rsidR="00ED17FD" w:rsidRPr="00DA4CC0" w:rsidRDefault="00DA4CC0" w:rsidP="00DA4CC0">
      <w:pPr>
        <w:pStyle w:val="PCJtext"/>
        <w:numPr>
          <w:ilvl w:val="0"/>
          <w:numId w:val="14"/>
        </w:numPr>
      </w:pPr>
      <w:r w:rsidRPr="00DA4CC0">
        <w:t>Supplemental Figure 1. PCA plots of variables (a) and individuals (b) for dimensions 1, 2, 3 and 4. Genotypes are depicted based on their genomic cluster.</w:t>
      </w:r>
    </w:p>
    <w:p w14:paraId="6BB31FAF" w14:textId="77777777" w:rsidR="00ED17FD" w:rsidRPr="007A5286" w:rsidRDefault="00ED17FD" w:rsidP="000137DD">
      <w:pPr>
        <w:pStyle w:val="PCJtext"/>
        <w:ind w:firstLine="0"/>
        <w:rPr>
          <w:rFonts w:cs="Arial"/>
          <w:lang w:eastAsia="en-US"/>
        </w:rPr>
      </w:pPr>
    </w:p>
    <w:p w14:paraId="77F03258" w14:textId="77777777" w:rsidR="003C017A" w:rsidRPr="007A5286" w:rsidRDefault="001D7205" w:rsidP="001C1440">
      <w:pPr>
        <w:pStyle w:val="PCJSection"/>
        <w:rPr>
          <w:rFonts w:cs="Arial"/>
        </w:rPr>
      </w:pPr>
      <w:r w:rsidRPr="007A5286">
        <w:rPr>
          <w:rFonts w:cs="Arial"/>
        </w:rPr>
        <w:t>Acknowledgements</w:t>
      </w:r>
    </w:p>
    <w:p w14:paraId="6946D463" w14:textId="3EDBA0EE" w:rsidR="00954512" w:rsidRPr="0085110F" w:rsidRDefault="00954512" w:rsidP="00954512">
      <w:pPr>
        <w:pStyle w:val="PCJtext"/>
      </w:pPr>
      <w:r w:rsidRPr="0085110F">
        <w:t xml:space="preserve">The authors </w:t>
      </w:r>
      <w:r>
        <w:t>acknowledge</w:t>
      </w:r>
      <w:r w:rsidRPr="0085110F">
        <w:t xml:space="preserve"> colleagues from INRA</w:t>
      </w:r>
      <w:r>
        <w:t>E</w:t>
      </w:r>
      <w:r w:rsidRPr="0085110F">
        <w:t xml:space="preserve"> (</w:t>
      </w:r>
      <w:r>
        <w:t>I</w:t>
      </w:r>
      <w:r w:rsidRPr="0085110F">
        <w:t>GEPP), especially Aurélien Carrillo for image capture</w:t>
      </w:r>
      <w:r>
        <w:t xml:space="preserve">, </w:t>
      </w:r>
      <w:r w:rsidRPr="0085110F">
        <w:t>Mathieu Rousseau</w:t>
      </w:r>
      <w:r>
        <w:t>-</w:t>
      </w:r>
      <w:r w:rsidRPr="0085110F">
        <w:t>Gueutin, Cyril Falentin</w:t>
      </w:r>
      <w:r w:rsidR="00B337BE">
        <w:t>,</w:t>
      </w:r>
      <w:r w:rsidRPr="0085110F">
        <w:t>Cécile Baron</w:t>
      </w:r>
      <w:r w:rsidR="00B337BE">
        <w:t xml:space="preserve"> and Vanessa Clouet</w:t>
      </w:r>
      <w:r w:rsidRPr="0085110F">
        <w:t xml:space="preserve"> for </w:t>
      </w:r>
      <w:r>
        <w:t>handling</w:t>
      </w:r>
      <w:r w:rsidRPr="0085110F">
        <w:t xml:space="preserve"> the genomic resources of </w:t>
      </w:r>
      <w:r w:rsidRPr="00442D35">
        <w:rPr>
          <w:i/>
        </w:rPr>
        <w:t>Brassica napus</w:t>
      </w:r>
      <w:r>
        <w:t xml:space="preserve">, as well as </w:t>
      </w:r>
      <w:r w:rsidRPr="0085110F">
        <w:t xml:space="preserve">Laurent Charlon, Jean-Paul Constantin and Frédéric Le Tertre for supplying greenhouse services. The authors also thank the CRB BrACySol </w:t>
      </w:r>
      <w:r>
        <w:t xml:space="preserve">(INRAE) </w:t>
      </w:r>
      <w:r w:rsidRPr="0085110F">
        <w:t xml:space="preserve">for providing </w:t>
      </w:r>
      <w:r>
        <w:t xml:space="preserve">seed resources and the Experimental Unit of La Motte (INRAE) for seed multiplications in the field. </w:t>
      </w:r>
      <w:r w:rsidRPr="0085110F">
        <w:t>The GenOuest platform (</w:t>
      </w:r>
      <w:hyperlink r:id="rId18" w:history="1">
        <w:r w:rsidRPr="0085110F">
          <w:rPr>
            <w:rStyle w:val="Lienhypertexte"/>
            <w:rFonts w:cstheme="minorHAnsi"/>
          </w:rPr>
          <w:t>https://www.genouest.org/</w:t>
        </w:r>
      </w:hyperlink>
      <w:r w:rsidRPr="0085110F">
        <w:t xml:space="preserve">) is acknowledged for </w:t>
      </w:r>
      <w:r>
        <w:t>supplying</w:t>
      </w:r>
      <w:r w:rsidRPr="0085110F">
        <w:t xml:space="preserve"> informatics resources.</w:t>
      </w:r>
    </w:p>
    <w:p w14:paraId="3FDF4743" w14:textId="77777777" w:rsidR="001D7205" w:rsidRPr="007A5286" w:rsidRDefault="001D7205" w:rsidP="001C1440">
      <w:pPr>
        <w:pStyle w:val="PCJSection"/>
        <w:rPr>
          <w:rFonts w:cs="Arial"/>
        </w:rPr>
      </w:pPr>
      <w:r w:rsidRPr="007A5286">
        <w:rPr>
          <w:rFonts w:cs="Arial"/>
        </w:rPr>
        <w:lastRenderedPageBreak/>
        <w:t>Funding</w:t>
      </w:r>
    </w:p>
    <w:p w14:paraId="5CE30B33" w14:textId="77777777" w:rsidR="00954512" w:rsidRPr="0085110F" w:rsidRDefault="00954512" w:rsidP="00954512">
      <w:pPr>
        <w:pStyle w:val="PCJtext"/>
      </w:pPr>
      <w:r w:rsidRPr="0085110F">
        <w:t>This work was supported by the NAVIG project funded by Promosol association</w:t>
      </w:r>
      <w:r>
        <w:t xml:space="preserve"> and by the Casdar VIGO project (AAP SSV n°C2021-05)</w:t>
      </w:r>
      <w:r w:rsidRPr="0085110F">
        <w:t xml:space="preserve">. </w:t>
      </w:r>
      <w:r>
        <w:t xml:space="preserve">M.L. was the recipient of a three years </w:t>
      </w:r>
      <w:r w:rsidRPr="0085110F">
        <w:t xml:space="preserve">grant </w:t>
      </w:r>
      <w:r>
        <w:t>from</w:t>
      </w:r>
      <w:r w:rsidRPr="0085110F">
        <w:t xml:space="preserve"> INRA</w:t>
      </w:r>
      <w:r>
        <w:t>E</w:t>
      </w:r>
      <w:r w:rsidRPr="0085110F">
        <w:t xml:space="preserve"> and Promosol. The </w:t>
      </w:r>
      <w:r>
        <w:t xml:space="preserve">genomic data were acquired in the framework of the </w:t>
      </w:r>
      <w:r w:rsidRPr="0085110F">
        <w:t>RAPSODYN project (ANR-11-BTBR-0004).</w:t>
      </w:r>
    </w:p>
    <w:p w14:paraId="51904385" w14:textId="77777777" w:rsidR="001D7205" w:rsidRPr="007A5286" w:rsidRDefault="001D7205" w:rsidP="001C1440">
      <w:pPr>
        <w:pStyle w:val="PCJSection"/>
        <w:rPr>
          <w:rFonts w:cs="Arial"/>
        </w:rPr>
      </w:pPr>
      <w:r w:rsidRPr="007A5286">
        <w:rPr>
          <w:rFonts w:cs="Arial"/>
        </w:rPr>
        <w:t>Conflict of interest disclosure</w:t>
      </w:r>
    </w:p>
    <w:p w14:paraId="1A4941E7" w14:textId="0FB0ECE9" w:rsidR="005C533D" w:rsidRPr="007A5286" w:rsidRDefault="00C75E34" w:rsidP="00954512">
      <w:pPr>
        <w:pStyle w:val="PCJtext"/>
        <w:rPr>
          <w:rFonts w:cs="Arial"/>
          <w:i/>
        </w:rPr>
      </w:pPr>
      <w:r w:rsidRPr="007A5286">
        <w:rPr>
          <w:rFonts w:cs="Arial"/>
          <w:color w:val="000000"/>
          <w:szCs w:val="21"/>
        </w:rPr>
        <w:t xml:space="preserve">The authors declare that they comply with the PCI rule of having no financial conflicts of interest in relation to the content of the article. </w:t>
      </w:r>
    </w:p>
    <w:p w14:paraId="07720194" w14:textId="77777777" w:rsidR="00F00E7C" w:rsidRPr="007A5286" w:rsidRDefault="00F00E7C" w:rsidP="00F00E7C">
      <w:pPr>
        <w:pStyle w:val="NormalWeb"/>
        <w:spacing w:before="280" w:beforeAutospacing="0" w:after="280" w:afterAutospacing="0"/>
        <w:jc w:val="center"/>
        <w:rPr>
          <w:rFonts w:ascii="Arial" w:hAnsi="Arial" w:cs="Arial"/>
          <w:lang w:val="en-US"/>
        </w:rPr>
      </w:pPr>
      <w:r w:rsidRPr="007A5286">
        <w:rPr>
          <w:rFonts w:ascii="Arial" w:hAnsi="Arial" w:cs="Arial"/>
          <w:b/>
          <w:bCs/>
          <w:color w:val="000000"/>
          <w:lang w:val="en-US"/>
        </w:rPr>
        <w:t>Data, scripts, code, and supplementary information availability</w:t>
      </w:r>
    </w:p>
    <w:p w14:paraId="0A12ADC0" w14:textId="4F540C95" w:rsidR="00954512" w:rsidRPr="00734C11" w:rsidRDefault="00954512" w:rsidP="00954512">
      <w:pPr>
        <w:pStyle w:val="PCJtext"/>
        <w:rPr>
          <w:rFonts w:cstheme="minorHAnsi"/>
        </w:rPr>
      </w:pPr>
      <w:r w:rsidRPr="00734C11">
        <w:t xml:space="preserve">The datasets generated and analyzed in this study </w:t>
      </w:r>
      <w:r w:rsidR="00ED17FD">
        <w:t xml:space="preserve">and the additional file containing the supplemental tables and figures </w:t>
      </w:r>
      <w:r w:rsidRPr="00734C11">
        <w:t>are available using the following link during the review process</w:t>
      </w:r>
      <w:r>
        <w:t xml:space="preserve"> (</w:t>
      </w:r>
      <w:r w:rsidRPr="001653CD">
        <w:t>https://entrepot.recherche.data.gouv.fr/privateurl.xhtml?token=73417f1d-ae85-49a8-9313-0271df5ead06)</w:t>
      </w:r>
      <w:r w:rsidRPr="00734C11">
        <w:t xml:space="preserve"> and will be freely available with a DOI if the article is accepted.</w:t>
      </w:r>
    </w:p>
    <w:p w14:paraId="59A2CF86" w14:textId="77777777" w:rsidR="00954512" w:rsidRDefault="00954512" w:rsidP="006B0F48">
      <w:pPr>
        <w:pStyle w:val="PCJtext"/>
        <w:rPr>
          <w:rFonts w:cs="Arial"/>
          <w:color w:val="000000"/>
          <w:szCs w:val="21"/>
        </w:rPr>
      </w:pPr>
    </w:p>
    <w:p w14:paraId="62DE9EA7" w14:textId="77777777" w:rsidR="001D7205" w:rsidRPr="007A5286" w:rsidRDefault="001D7205" w:rsidP="001C1440">
      <w:pPr>
        <w:pStyle w:val="PCJSection"/>
        <w:rPr>
          <w:rFonts w:cs="Arial"/>
        </w:rPr>
      </w:pPr>
      <w:r w:rsidRPr="007A5286">
        <w:rPr>
          <w:rFonts w:cs="Arial"/>
        </w:rPr>
        <w:t>References</w:t>
      </w:r>
    </w:p>
    <w:p w14:paraId="14E87A61" w14:textId="77777777" w:rsidR="00294B80" w:rsidRDefault="00294B80" w:rsidP="00C44610">
      <w:pPr>
        <w:pStyle w:val="PCJReference"/>
      </w:pPr>
      <w:bookmarkStart w:id="18" w:name="Doe_and_smith_2010"/>
    </w:p>
    <w:p w14:paraId="46ADE3E2" w14:textId="1DF2546B" w:rsidR="00DF0543" w:rsidRPr="00557975" w:rsidRDefault="00DF0543" w:rsidP="00DF0543">
      <w:pPr>
        <w:pStyle w:val="PCJReference"/>
      </w:pPr>
      <w:r w:rsidRPr="00557975">
        <w:t>Alexander DH, Novembre J, Lange K</w:t>
      </w:r>
      <w:r w:rsidR="000E541D">
        <w:t xml:space="preserve"> (2009)</w:t>
      </w:r>
      <w:r w:rsidRPr="00557975">
        <w:t xml:space="preserve"> Fast model-based estimation of ancestry in unrelated individuals. </w:t>
      </w:r>
      <w:r w:rsidRPr="000E541D">
        <w:rPr>
          <w:i/>
          <w:iCs/>
        </w:rPr>
        <w:t>Genome Res</w:t>
      </w:r>
      <w:r w:rsidR="000E541D" w:rsidRPr="000E541D">
        <w:rPr>
          <w:i/>
          <w:iCs/>
        </w:rPr>
        <w:t>earch</w:t>
      </w:r>
      <w:r w:rsidR="000E541D">
        <w:t>,</w:t>
      </w:r>
      <w:r w:rsidRPr="000E541D">
        <w:rPr>
          <w:b/>
          <w:bCs/>
        </w:rPr>
        <w:t>19</w:t>
      </w:r>
      <w:r w:rsidR="000E541D">
        <w:t>,</w:t>
      </w:r>
      <w:r w:rsidRPr="00557975">
        <w:t>1655–64.</w:t>
      </w:r>
      <w:r w:rsidR="002B3F0A">
        <w:t xml:space="preserve"> </w:t>
      </w:r>
      <w:hyperlink r:id="rId19" w:history="1">
        <w:r w:rsidR="002B3F0A" w:rsidRPr="007C73FC">
          <w:rPr>
            <w:rStyle w:val="Lienhypertexte"/>
          </w:rPr>
          <w:t>https://doi.org/10.1101/gr.094052.109</w:t>
        </w:r>
      </w:hyperlink>
      <w:r w:rsidR="002B3F0A">
        <w:t xml:space="preserve"> </w:t>
      </w:r>
    </w:p>
    <w:p w14:paraId="358B05A7" w14:textId="30B22B51" w:rsidR="00DF0543" w:rsidRDefault="00DF0543" w:rsidP="00DF0543">
      <w:pPr>
        <w:pStyle w:val="PCJReference"/>
      </w:pPr>
      <w:r w:rsidRPr="00557975">
        <w:t>Allender CJ, King GJ</w:t>
      </w:r>
      <w:r w:rsidR="000E541D">
        <w:t xml:space="preserve"> (2010)</w:t>
      </w:r>
      <w:r w:rsidRPr="00557975">
        <w:t xml:space="preserve"> Origins of the amphiploid species </w:t>
      </w:r>
      <w:r w:rsidRPr="003371D4">
        <w:rPr>
          <w:i/>
          <w:iCs/>
        </w:rPr>
        <w:t>Brassica napus</w:t>
      </w:r>
      <w:r w:rsidRPr="00557975">
        <w:t xml:space="preserve">L. investigated by chloroplast and nuclear molecular markers. </w:t>
      </w:r>
      <w:r w:rsidRPr="000E541D">
        <w:rPr>
          <w:i/>
          <w:iCs/>
        </w:rPr>
        <w:t>BMC Plant Biology</w:t>
      </w:r>
      <w:r w:rsidR="000E541D">
        <w:t>,</w:t>
      </w:r>
      <w:r w:rsidRPr="000E541D">
        <w:rPr>
          <w:b/>
          <w:bCs/>
        </w:rPr>
        <w:t>10</w:t>
      </w:r>
      <w:r w:rsidR="000E541D">
        <w:t xml:space="preserve">, </w:t>
      </w:r>
      <w:r w:rsidRPr="00557975">
        <w:t>54.</w:t>
      </w:r>
      <w:r w:rsidR="002B3F0A">
        <w:t xml:space="preserve"> </w:t>
      </w:r>
      <w:hyperlink r:id="rId20" w:history="1">
        <w:r w:rsidR="002B3F0A" w:rsidRPr="007C73FC">
          <w:rPr>
            <w:rStyle w:val="Lienhypertexte"/>
          </w:rPr>
          <w:t>https://doi.org/10.1186/1471-2229-10-54</w:t>
        </w:r>
      </w:hyperlink>
      <w:r w:rsidR="002B3F0A">
        <w:rPr>
          <w:rStyle w:val="c-bibliographic-informationvalue"/>
        </w:rPr>
        <w:t xml:space="preserve"> </w:t>
      </w:r>
    </w:p>
    <w:p w14:paraId="43137EB5" w14:textId="326A0131" w:rsidR="00DF0543" w:rsidRPr="00557975" w:rsidRDefault="00DF0543" w:rsidP="00DF0543">
      <w:pPr>
        <w:pStyle w:val="PCJReference"/>
      </w:pPr>
      <w:r w:rsidRPr="00557975">
        <w:t>Astle W, Balding DJ</w:t>
      </w:r>
      <w:r w:rsidR="000E541D">
        <w:t xml:space="preserve"> (2009)</w:t>
      </w:r>
      <w:r w:rsidRPr="00557975">
        <w:t xml:space="preserve"> Population Structure and Cryptic Relatedness in Genetic Association Studies. </w:t>
      </w:r>
      <w:r w:rsidRPr="000E541D">
        <w:rPr>
          <w:i/>
          <w:iCs/>
        </w:rPr>
        <w:t>Statistical Science</w:t>
      </w:r>
      <w:r w:rsidR="000E541D">
        <w:rPr>
          <w:i/>
          <w:iCs/>
        </w:rPr>
        <w:t xml:space="preserve">, </w:t>
      </w:r>
      <w:r w:rsidRPr="000E541D">
        <w:rPr>
          <w:b/>
          <w:bCs/>
        </w:rPr>
        <w:t>24</w:t>
      </w:r>
      <w:r w:rsidR="000E541D">
        <w:t xml:space="preserve">, </w:t>
      </w:r>
      <w:r w:rsidRPr="00557975">
        <w:t>451–71.</w:t>
      </w:r>
      <w:r w:rsidR="002B3F0A">
        <w:t xml:space="preserve"> </w:t>
      </w:r>
      <w:hyperlink r:id="rId21" w:history="1">
        <w:r w:rsidR="002B3F0A" w:rsidRPr="007C73FC">
          <w:rPr>
            <w:rStyle w:val="Lienhypertexte"/>
          </w:rPr>
          <w:t>https://doi.org/10.1214/09-STS307</w:t>
        </w:r>
      </w:hyperlink>
      <w:r w:rsidR="002B3F0A">
        <w:t xml:space="preserve"> </w:t>
      </w:r>
    </w:p>
    <w:p w14:paraId="4C0754EB" w14:textId="5EEDF62F" w:rsidR="00C44610" w:rsidRDefault="00C44610" w:rsidP="00C44610">
      <w:pPr>
        <w:pStyle w:val="PCJReference"/>
      </w:pPr>
      <w:r w:rsidRPr="00557975">
        <w:t>Bac-Molenaar JA, Vreugdenhil D, Granier C, Keurentjes JJB</w:t>
      </w:r>
      <w:r w:rsidR="000E541D">
        <w:t xml:space="preserve"> (2015)</w:t>
      </w:r>
      <w:r w:rsidRPr="00557975">
        <w:t xml:space="preserve"> Genome-wide association mapping of growth dynamics detects time-specific and general quantitative trait loci. </w:t>
      </w:r>
      <w:r w:rsidRPr="000E541D">
        <w:rPr>
          <w:i/>
          <w:iCs/>
        </w:rPr>
        <w:t>J</w:t>
      </w:r>
      <w:r w:rsidR="000E541D" w:rsidRPr="000E541D">
        <w:rPr>
          <w:i/>
          <w:iCs/>
        </w:rPr>
        <w:t>ournal of</w:t>
      </w:r>
      <w:r w:rsidRPr="000E541D">
        <w:rPr>
          <w:i/>
          <w:iCs/>
        </w:rPr>
        <w:t xml:space="preserve"> Exp</w:t>
      </w:r>
      <w:r w:rsidR="000E541D" w:rsidRPr="000E541D">
        <w:rPr>
          <w:i/>
          <w:iCs/>
        </w:rPr>
        <w:t>erimental</w:t>
      </w:r>
      <w:r w:rsidRPr="000E541D">
        <w:rPr>
          <w:i/>
          <w:iCs/>
        </w:rPr>
        <w:t xml:space="preserve"> Bot</w:t>
      </w:r>
      <w:r w:rsidR="000E541D" w:rsidRPr="000E541D">
        <w:rPr>
          <w:i/>
          <w:iCs/>
        </w:rPr>
        <w:t>any</w:t>
      </w:r>
      <w:r w:rsidR="000E541D">
        <w:t xml:space="preserve">, </w:t>
      </w:r>
      <w:r w:rsidRPr="000E541D">
        <w:rPr>
          <w:b/>
          <w:bCs/>
        </w:rPr>
        <w:t>66</w:t>
      </w:r>
      <w:r w:rsidR="000E541D">
        <w:t xml:space="preserve">, </w:t>
      </w:r>
      <w:r>
        <w:t>5567–</w:t>
      </w:r>
      <w:r w:rsidR="000E541D">
        <w:t>55</w:t>
      </w:r>
      <w:r>
        <w:t>80.</w:t>
      </w:r>
      <w:r w:rsidR="002B3F0A">
        <w:t xml:space="preserve"> </w:t>
      </w:r>
      <w:hyperlink r:id="rId22" w:history="1">
        <w:r w:rsidR="002B3F0A" w:rsidRPr="007C73FC">
          <w:rPr>
            <w:rStyle w:val="Lienhypertexte"/>
          </w:rPr>
          <w:t>https://doi.org/10.1093/jxb/erv176</w:t>
        </w:r>
      </w:hyperlink>
      <w:r w:rsidR="002B3F0A">
        <w:t xml:space="preserve"> </w:t>
      </w:r>
    </w:p>
    <w:p w14:paraId="778D9034" w14:textId="1CB535D7" w:rsidR="00DF0543" w:rsidRDefault="00DF0543" w:rsidP="00DF0543">
      <w:pPr>
        <w:pStyle w:val="PCJReference"/>
      </w:pPr>
      <w:r>
        <w:t xml:space="preserve">Bianchetti G, Clouet V, Legeai F, Baron C, Gazengel K, Vu BL, </w:t>
      </w:r>
      <w:r w:rsidR="000E541D">
        <w:t>Baud S, To A, Manzanares-Dauleux MJ, Buitink J, Nesi N (2024)</w:t>
      </w:r>
      <w:r>
        <w:t xml:space="preserve"> </w:t>
      </w:r>
      <w:r w:rsidRPr="00557975">
        <w:t xml:space="preserve">Identification of transcriptional modules linked to the drought response of </w:t>
      </w:r>
      <w:r w:rsidRPr="003371D4">
        <w:rPr>
          <w:i/>
          <w:iCs/>
        </w:rPr>
        <w:t>Brassica napus</w:t>
      </w:r>
      <w:r w:rsidRPr="00557975">
        <w:t xml:space="preserve"> during seed development and their mitigation by early biotic stress. </w:t>
      </w:r>
      <w:r w:rsidRPr="000E541D">
        <w:rPr>
          <w:i/>
          <w:iCs/>
        </w:rPr>
        <w:t>Physiologia Plantarum</w:t>
      </w:r>
      <w:r w:rsidR="000E541D">
        <w:t>,</w:t>
      </w:r>
      <w:r w:rsidRPr="000E541D">
        <w:rPr>
          <w:b/>
          <w:bCs/>
        </w:rPr>
        <w:t>176</w:t>
      </w:r>
      <w:r w:rsidR="000E541D">
        <w:t xml:space="preserve">, </w:t>
      </w:r>
      <w:r w:rsidRPr="00557975">
        <w:t>e14130.</w:t>
      </w:r>
      <w:r w:rsidR="000E541D">
        <w:t xml:space="preserve"> </w:t>
      </w:r>
      <w:hyperlink r:id="rId23" w:history="1">
        <w:r w:rsidR="000E541D" w:rsidRPr="007C73FC">
          <w:rPr>
            <w:rStyle w:val="Lienhypertexte"/>
          </w:rPr>
          <w:t>https://doi.org/10.1111/ppl.14130</w:t>
        </w:r>
      </w:hyperlink>
      <w:r w:rsidR="000E541D">
        <w:t xml:space="preserve"> </w:t>
      </w:r>
    </w:p>
    <w:p w14:paraId="59CB2B73" w14:textId="036873BD" w:rsidR="00DF0543" w:rsidRPr="00557975" w:rsidRDefault="00DF0543" w:rsidP="00DF0543">
      <w:pPr>
        <w:pStyle w:val="PCJReference"/>
      </w:pPr>
      <w:r w:rsidRPr="00557975">
        <w:t>Browning BL, Zhou Y, Browning SR</w:t>
      </w:r>
      <w:r w:rsidR="000E541D">
        <w:t xml:space="preserve"> (2018)</w:t>
      </w:r>
      <w:r w:rsidRPr="00557975">
        <w:t xml:space="preserve"> A One-Penny Imputed Genome from Next-Generation Reference Panels. </w:t>
      </w:r>
      <w:r w:rsidRPr="000E541D">
        <w:rPr>
          <w:i/>
          <w:iCs/>
        </w:rPr>
        <w:t>The American Journal of Human Genetics</w:t>
      </w:r>
      <w:r w:rsidR="000E541D">
        <w:rPr>
          <w:i/>
          <w:iCs/>
        </w:rPr>
        <w:t>,</w:t>
      </w:r>
      <w:r w:rsidRPr="000E541D">
        <w:rPr>
          <w:b/>
          <w:bCs/>
        </w:rPr>
        <w:t>103</w:t>
      </w:r>
      <w:r w:rsidR="000E541D">
        <w:t>,</w:t>
      </w:r>
      <w:r w:rsidRPr="00557975">
        <w:t>338–</w:t>
      </w:r>
      <w:r w:rsidR="000E541D">
        <w:t>3</w:t>
      </w:r>
      <w:r w:rsidRPr="00557975">
        <w:t>48.</w:t>
      </w:r>
      <w:r w:rsidR="002B3F0A">
        <w:t xml:space="preserve"> </w:t>
      </w:r>
      <w:hyperlink r:id="rId24" w:history="1">
        <w:r w:rsidR="002B3F0A" w:rsidRPr="007C73FC">
          <w:rPr>
            <w:rStyle w:val="Lienhypertexte"/>
          </w:rPr>
          <w:t>https://doi.org/10.1016/j.ajhg.2018.07.015</w:t>
        </w:r>
      </w:hyperlink>
      <w:r w:rsidR="002B3F0A">
        <w:t xml:space="preserve"> </w:t>
      </w:r>
    </w:p>
    <w:p w14:paraId="3068C008" w14:textId="4FACF4F2" w:rsidR="00DF0543" w:rsidRDefault="00DF0543" w:rsidP="00DF0543">
      <w:pPr>
        <w:pStyle w:val="PCJReference"/>
      </w:pPr>
      <w:r w:rsidRPr="00557975">
        <w:t>Bus A, Körber N, Snowdon RJ, Stich B</w:t>
      </w:r>
      <w:r w:rsidR="000E541D">
        <w:t xml:space="preserve"> (2011)</w:t>
      </w:r>
      <w:r w:rsidRPr="00557975">
        <w:t xml:space="preserve"> Patterns of molecular variation in a species-wide germplasm set of </w:t>
      </w:r>
      <w:r w:rsidRPr="003371D4">
        <w:rPr>
          <w:i/>
          <w:iCs/>
        </w:rPr>
        <w:t>Brassica napus</w:t>
      </w:r>
      <w:r w:rsidRPr="00557975">
        <w:t xml:space="preserve">. </w:t>
      </w:r>
      <w:r w:rsidRPr="000E541D">
        <w:rPr>
          <w:i/>
          <w:iCs/>
        </w:rPr>
        <w:t>Theor</w:t>
      </w:r>
      <w:r w:rsidR="000E541D" w:rsidRPr="000E541D">
        <w:rPr>
          <w:i/>
          <w:iCs/>
        </w:rPr>
        <w:t>etical and</w:t>
      </w:r>
      <w:r w:rsidRPr="000E541D">
        <w:rPr>
          <w:i/>
          <w:iCs/>
        </w:rPr>
        <w:t xml:space="preserve"> Appl</w:t>
      </w:r>
      <w:r w:rsidR="000E541D" w:rsidRPr="000E541D">
        <w:rPr>
          <w:i/>
          <w:iCs/>
        </w:rPr>
        <w:t>ied</w:t>
      </w:r>
      <w:r w:rsidRPr="000E541D">
        <w:rPr>
          <w:i/>
          <w:iCs/>
        </w:rPr>
        <w:t xml:space="preserve"> Genet</w:t>
      </w:r>
      <w:r w:rsidR="000E541D" w:rsidRPr="000E541D">
        <w:rPr>
          <w:i/>
          <w:iCs/>
        </w:rPr>
        <w:t>ics</w:t>
      </w:r>
      <w:r w:rsidR="000E541D">
        <w:t>,</w:t>
      </w:r>
      <w:r w:rsidR="000E541D" w:rsidRPr="000E541D">
        <w:rPr>
          <w:b/>
          <w:bCs/>
        </w:rPr>
        <w:t>1</w:t>
      </w:r>
      <w:r w:rsidRPr="000E541D">
        <w:rPr>
          <w:b/>
          <w:bCs/>
        </w:rPr>
        <w:t>23</w:t>
      </w:r>
      <w:r w:rsidR="000E541D">
        <w:t>,</w:t>
      </w:r>
      <w:r w:rsidRPr="00557975">
        <w:t>1413–</w:t>
      </w:r>
      <w:r w:rsidR="000E541D">
        <w:t>14</w:t>
      </w:r>
      <w:r w:rsidRPr="00557975">
        <w:t>23.</w:t>
      </w:r>
      <w:r w:rsidR="002B3F0A">
        <w:t xml:space="preserve"> </w:t>
      </w:r>
      <w:hyperlink r:id="rId25" w:history="1">
        <w:r w:rsidR="002B3F0A" w:rsidRPr="007C73FC">
          <w:rPr>
            <w:rStyle w:val="Lienhypertexte"/>
          </w:rPr>
          <w:t>https://doi.org/10.1007/s00122-011-1676-7</w:t>
        </w:r>
      </w:hyperlink>
      <w:r w:rsidR="002B3F0A">
        <w:t xml:space="preserve"> </w:t>
      </w:r>
    </w:p>
    <w:p w14:paraId="3D5FA8A2" w14:textId="2EDFA5E7" w:rsidR="002B7571" w:rsidRPr="00557975" w:rsidRDefault="002B7571" w:rsidP="002B7571">
      <w:pPr>
        <w:pStyle w:val="PCJReference"/>
      </w:pPr>
      <w:r w:rsidRPr="00557975">
        <w:t>Butruille D, Guries R, Osborn T</w:t>
      </w:r>
      <w:r w:rsidR="000E541D">
        <w:t>(1999)</w:t>
      </w:r>
      <w:r w:rsidRPr="00557975">
        <w:t xml:space="preserve"> Increasing </w:t>
      </w:r>
      <w:r w:rsidR="00575877">
        <w:t>y</w:t>
      </w:r>
      <w:r w:rsidRPr="00557975">
        <w:t xml:space="preserve">ield of </w:t>
      </w:r>
      <w:r w:rsidR="00575877">
        <w:t>s</w:t>
      </w:r>
      <w:r w:rsidRPr="00557975">
        <w:t xml:space="preserve">pring </w:t>
      </w:r>
      <w:r w:rsidR="00575877">
        <w:t>o</w:t>
      </w:r>
      <w:r w:rsidRPr="00557975">
        <w:t xml:space="preserve">ilseed </w:t>
      </w:r>
      <w:r w:rsidR="00575877">
        <w:t>r</w:t>
      </w:r>
      <w:r w:rsidRPr="00557975">
        <w:t xml:space="preserve">ape </w:t>
      </w:r>
      <w:r w:rsidR="00575877">
        <w:t>h</w:t>
      </w:r>
      <w:r w:rsidRPr="00557975">
        <w:t xml:space="preserve">ybrids through </w:t>
      </w:r>
      <w:r w:rsidR="00575877">
        <w:t>i</w:t>
      </w:r>
      <w:r w:rsidRPr="00557975">
        <w:t xml:space="preserve">ntrogression of </w:t>
      </w:r>
      <w:r w:rsidR="00575877">
        <w:t>w</w:t>
      </w:r>
      <w:r w:rsidRPr="00557975">
        <w:t xml:space="preserve">inter </w:t>
      </w:r>
      <w:r w:rsidR="00575877">
        <w:t>g</w:t>
      </w:r>
      <w:r w:rsidRPr="00557975">
        <w:t xml:space="preserve">ermplasm. </w:t>
      </w:r>
      <w:r w:rsidRPr="000E541D">
        <w:rPr>
          <w:i/>
          <w:iCs/>
        </w:rPr>
        <w:t>Crop Science</w:t>
      </w:r>
      <w:r w:rsidR="000E541D">
        <w:t xml:space="preserve">, </w:t>
      </w:r>
      <w:r w:rsidRPr="000E541D">
        <w:rPr>
          <w:b/>
          <w:bCs/>
        </w:rPr>
        <w:t>39</w:t>
      </w:r>
      <w:r w:rsidR="000E541D">
        <w:t>,</w:t>
      </w:r>
      <w:r w:rsidRPr="00557975">
        <w:t>1491–</w:t>
      </w:r>
      <w:r w:rsidR="000E541D">
        <w:t>149</w:t>
      </w:r>
      <w:r w:rsidRPr="00557975">
        <w:t>6.</w:t>
      </w:r>
      <w:r w:rsidR="002B3F0A">
        <w:t xml:space="preserve"> </w:t>
      </w:r>
      <w:hyperlink r:id="rId26" w:history="1">
        <w:r w:rsidR="002B3F0A" w:rsidRPr="007C73FC">
          <w:rPr>
            <w:rStyle w:val="Lienhypertexte"/>
          </w:rPr>
          <w:t>https://doi.org/10.2135/cropsci1999.3951491x</w:t>
        </w:r>
      </w:hyperlink>
      <w:r w:rsidR="002B3F0A">
        <w:t xml:space="preserve"> </w:t>
      </w:r>
    </w:p>
    <w:p w14:paraId="3D069453" w14:textId="77777777" w:rsidR="00801077" w:rsidRDefault="00DF0543" w:rsidP="00DF0543">
      <w:pPr>
        <w:pStyle w:val="PCJReference"/>
        <w:rPr>
          <w:rStyle w:val="Lienhypertexte"/>
        </w:rPr>
      </w:pPr>
      <w:r w:rsidRPr="00557975">
        <w:t xml:space="preserve">Chalhoub B, Denoeud F, Liu S, Parkin IAP, Tang H, Wang X, </w:t>
      </w:r>
      <w:r w:rsidR="000E541D" w:rsidRPr="00E739CA">
        <w:t>Chiquet</w:t>
      </w:r>
      <w:r w:rsidR="00E739CA" w:rsidRPr="00E739CA">
        <w:t xml:space="preserve"> J</w:t>
      </w:r>
      <w:r w:rsidR="000E541D" w:rsidRPr="00E739CA">
        <w:t>, Belcram</w:t>
      </w:r>
      <w:r w:rsidR="00E739CA" w:rsidRPr="00E739CA">
        <w:t xml:space="preserve"> H</w:t>
      </w:r>
      <w:r w:rsidR="000E541D" w:rsidRPr="00E739CA">
        <w:t>, Tong</w:t>
      </w:r>
      <w:r w:rsidR="00E739CA" w:rsidRPr="00E739CA">
        <w:t xml:space="preserve"> C</w:t>
      </w:r>
      <w:r w:rsidR="000E541D" w:rsidRPr="00E739CA">
        <w:t xml:space="preserve">, </w:t>
      </w:r>
      <w:r w:rsidR="00F7151E">
        <w:t xml:space="preserve"> </w:t>
      </w:r>
      <w:r w:rsidR="000E541D" w:rsidRPr="00E739CA">
        <w:t>Samans</w:t>
      </w:r>
      <w:r w:rsidR="00E739CA" w:rsidRPr="00E739CA">
        <w:t xml:space="preserve"> B</w:t>
      </w:r>
      <w:r w:rsidR="000E541D" w:rsidRPr="00E739CA">
        <w:t>, Corréa</w:t>
      </w:r>
      <w:r w:rsidR="00E739CA" w:rsidRPr="00E739CA">
        <w:t xml:space="preserve"> M</w:t>
      </w:r>
      <w:r w:rsidR="000E541D" w:rsidRPr="00E739CA">
        <w:t>, Da Silva</w:t>
      </w:r>
      <w:r w:rsidR="00E739CA" w:rsidRPr="00E739CA">
        <w:t xml:space="preserve"> C</w:t>
      </w:r>
      <w:r w:rsidR="000E541D" w:rsidRPr="00E739CA">
        <w:t>, Just</w:t>
      </w:r>
      <w:r w:rsidR="00E739CA" w:rsidRPr="00E739CA">
        <w:t xml:space="preserve"> J</w:t>
      </w:r>
      <w:r w:rsidR="000E541D" w:rsidRPr="00E739CA">
        <w:t>, Falentin</w:t>
      </w:r>
      <w:r w:rsidR="00E739CA" w:rsidRPr="00E739CA">
        <w:t xml:space="preserve"> C</w:t>
      </w:r>
      <w:r w:rsidR="000E541D" w:rsidRPr="00E739CA">
        <w:t>, Koh</w:t>
      </w:r>
      <w:r w:rsidR="00E739CA" w:rsidRPr="00E739CA">
        <w:t xml:space="preserve"> CS</w:t>
      </w:r>
      <w:r w:rsidR="000E541D" w:rsidRPr="00E739CA">
        <w:t>, Le Clainche</w:t>
      </w:r>
      <w:r w:rsidR="00E739CA" w:rsidRPr="00E739CA">
        <w:t xml:space="preserve"> I</w:t>
      </w:r>
      <w:r w:rsidR="000E541D" w:rsidRPr="00E739CA">
        <w:t>, Bernard</w:t>
      </w:r>
      <w:r w:rsidR="00E739CA" w:rsidRPr="00E739CA">
        <w:t xml:space="preserve"> M</w:t>
      </w:r>
      <w:r w:rsidR="000E541D" w:rsidRPr="00E739CA">
        <w:t>, Bento</w:t>
      </w:r>
      <w:r w:rsidR="00E739CA" w:rsidRPr="00E739CA">
        <w:t xml:space="preserve"> </w:t>
      </w:r>
      <w:r w:rsidR="00F7151E">
        <w:t xml:space="preserve"> </w:t>
      </w:r>
      <w:r w:rsidR="00E739CA" w:rsidRPr="00E739CA">
        <w:t>P</w:t>
      </w:r>
      <w:r w:rsidR="000E541D" w:rsidRPr="00E739CA">
        <w:t>, Noel</w:t>
      </w:r>
      <w:r w:rsidR="00E739CA" w:rsidRPr="00E739CA">
        <w:t xml:space="preserve"> B</w:t>
      </w:r>
      <w:r w:rsidR="000E541D" w:rsidRPr="00E739CA">
        <w:t>, Labadie</w:t>
      </w:r>
      <w:r w:rsidR="00E739CA" w:rsidRPr="00E739CA">
        <w:t xml:space="preserve"> K</w:t>
      </w:r>
      <w:r w:rsidR="000E541D" w:rsidRPr="00E739CA">
        <w:t>, Alberti</w:t>
      </w:r>
      <w:r w:rsidR="00E739CA" w:rsidRPr="00E739CA">
        <w:t xml:space="preserve"> A</w:t>
      </w:r>
      <w:r w:rsidR="000E541D" w:rsidRPr="00E739CA">
        <w:t>, Charles</w:t>
      </w:r>
      <w:r w:rsidR="00E739CA" w:rsidRPr="00E739CA">
        <w:t xml:space="preserve"> M</w:t>
      </w:r>
      <w:r w:rsidR="000E541D" w:rsidRPr="00E739CA">
        <w:t>, Arnaud</w:t>
      </w:r>
      <w:r w:rsidR="00E739CA" w:rsidRPr="00E739CA">
        <w:t xml:space="preserve"> D</w:t>
      </w:r>
      <w:r w:rsidR="000E541D" w:rsidRPr="00E739CA">
        <w:t>, Guo</w:t>
      </w:r>
      <w:r w:rsidR="00E739CA" w:rsidRPr="00E739CA">
        <w:t xml:space="preserve"> H</w:t>
      </w:r>
      <w:r w:rsidR="000E541D" w:rsidRPr="00E739CA">
        <w:t>, Daviaud</w:t>
      </w:r>
      <w:r w:rsidR="00E739CA" w:rsidRPr="00E739CA">
        <w:t xml:space="preserve"> H</w:t>
      </w:r>
      <w:r w:rsidR="000E541D" w:rsidRPr="00E739CA">
        <w:t>, Alamery</w:t>
      </w:r>
      <w:r w:rsidR="00E739CA" w:rsidRPr="00E739CA">
        <w:t xml:space="preserve"> S</w:t>
      </w:r>
      <w:r w:rsidR="000E541D" w:rsidRPr="00E739CA">
        <w:t>, Jabbari</w:t>
      </w:r>
      <w:r w:rsidR="00E739CA" w:rsidRPr="00E739CA">
        <w:t xml:space="preserve"> </w:t>
      </w:r>
      <w:r w:rsidR="00F7151E">
        <w:t xml:space="preserve"> </w:t>
      </w:r>
      <w:r w:rsidR="00E739CA" w:rsidRPr="00E739CA">
        <w:t>K</w:t>
      </w:r>
      <w:r w:rsidR="000E541D" w:rsidRPr="00E739CA">
        <w:t>,</w:t>
      </w:r>
      <w:r w:rsidR="00E739CA" w:rsidRPr="00E739CA">
        <w:t xml:space="preserve"> </w:t>
      </w:r>
      <w:r w:rsidR="000E541D" w:rsidRPr="00E739CA">
        <w:t>Zhao</w:t>
      </w:r>
      <w:r w:rsidR="00E739CA" w:rsidRPr="00E739CA">
        <w:t xml:space="preserve"> M</w:t>
      </w:r>
      <w:r w:rsidR="000E541D" w:rsidRPr="00E739CA">
        <w:t>, Edger</w:t>
      </w:r>
      <w:r w:rsidR="00E739CA" w:rsidRPr="00E739CA">
        <w:t xml:space="preserve"> PP</w:t>
      </w:r>
      <w:r w:rsidR="000E541D" w:rsidRPr="00E739CA">
        <w:t>, Chelaifa</w:t>
      </w:r>
      <w:r w:rsidR="00E739CA" w:rsidRPr="00E739CA">
        <w:t xml:space="preserve"> H</w:t>
      </w:r>
      <w:r w:rsidR="000E541D" w:rsidRPr="00E739CA">
        <w:t>, Tack</w:t>
      </w:r>
      <w:r w:rsidR="00E739CA" w:rsidRPr="00E739CA">
        <w:t xml:space="preserve"> D</w:t>
      </w:r>
      <w:r w:rsidR="000E541D" w:rsidRPr="00E739CA">
        <w:t>, Lassalle</w:t>
      </w:r>
      <w:r w:rsidR="00E739CA" w:rsidRPr="00E739CA">
        <w:t xml:space="preserve"> G</w:t>
      </w:r>
      <w:r w:rsidR="000E541D" w:rsidRPr="00E739CA">
        <w:t>, Mestiri</w:t>
      </w:r>
      <w:r w:rsidR="00E739CA" w:rsidRPr="00E739CA">
        <w:t xml:space="preserve"> I</w:t>
      </w:r>
      <w:r w:rsidR="000E541D" w:rsidRPr="00E739CA">
        <w:t>, Schnel</w:t>
      </w:r>
      <w:r w:rsidR="00E739CA" w:rsidRPr="00E739CA">
        <w:t xml:space="preserve"> N</w:t>
      </w:r>
      <w:r w:rsidR="000E541D" w:rsidRPr="00E739CA">
        <w:t>, Le Paslier</w:t>
      </w:r>
      <w:r w:rsidR="00E739CA" w:rsidRPr="00E739CA">
        <w:t xml:space="preserve"> MC</w:t>
      </w:r>
      <w:r w:rsidR="000E541D" w:rsidRPr="00E739CA">
        <w:t>, Fan</w:t>
      </w:r>
      <w:r w:rsidR="00E739CA" w:rsidRPr="00E739CA">
        <w:t xml:space="preserve"> </w:t>
      </w:r>
      <w:r w:rsidR="00F7151E">
        <w:t xml:space="preserve"> </w:t>
      </w:r>
      <w:r w:rsidR="00E739CA" w:rsidRPr="00E739CA">
        <w:t>G</w:t>
      </w:r>
      <w:r w:rsidR="000E541D" w:rsidRPr="00E739CA">
        <w:t>, Renault</w:t>
      </w:r>
      <w:r w:rsidR="00E739CA" w:rsidRPr="00E739CA">
        <w:t xml:space="preserve"> V</w:t>
      </w:r>
      <w:r w:rsidR="000E541D" w:rsidRPr="00E739CA">
        <w:t>, Bayer</w:t>
      </w:r>
      <w:r w:rsidR="00E739CA" w:rsidRPr="00E739CA">
        <w:t xml:space="preserve"> PE</w:t>
      </w:r>
      <w:r w:rsidR="000E541D" w:rsidRPr="00E739CA">
        <w:t>, Golicz</w:t>
      </w:r>
      <w:r w:rsidR="00E739CA" w:rsidRPr="00E739CA">
        <w:t xml:space="preserve"> AA</w:t>
      </w:r>
      <w:r w:rsidR="000E541D" w:rsidRPr="00E739CA">
        <w:t>, Manoli</w:t>
      </w:r>
      <w:r w:rsidR="00E739CA" w:rsidRPr="00E739CA">
        <w:t xml:space="preserve"> S</w:t>
      </w:r>
      <w:r w:rsidR="000E541D" w:rsidRPr="00E739CA">
        <w:t>,</w:t>
      </w:r>
      <w:r w:rsidR="00E739CA" w:rsidRPr="00E739CA">
        <w:t xml:space="preserve"> </w:t>
      </w:r>
      <w:r w:rsidR="000E541D" w:rsidRPr="00E739CA">
        <w:t xml:space="preserve"> Lee</w:t>
      </w:r>
      <w:r w:rsidR="00E739CA" w:rsidRPr="00E739CA">
        <w:t xml:space="preserve"> TH</w:t>
      </w:r>
      <w:r w:rsidR="000E541D" w:rsidRPr="00E739CA">
        <w:t>, Ha</w:t>
      </w:r>
      <w:r w:rsidR="00E739CA" w:rsidRPr="00E739CA">
        <w:t xml:space="preserve"> </w:t>
      </w:r>
      <w:r w:rsidR="000E541D" w:rsidRPr="00E739CA">
        <w:t xml:space="preserve"> Dinh Thi</w:t>
      </w:r>
      <w:r w:rsidR="00E739CA" w:rsidRPr="00E739CA">
        <w:t xml:space="preserve"> V</w:t>
      </w:r>
      <w:r w:rsidR="000E541D" w:rsidRPr="00E739CA">
        <w:t>, Chalabi</w:t>
      </w:r>
      <w:r w:rsidR="00E739CA" w:rsidRPr="00E739CA">
        <w:t xml:space="preserve"> S</w:t>
      </w:r>
      <w:r w:rsidR="000E541D" w:rsidRPr="00E739CA">
        <w:t>, Hu</w:t>
      </w:r>
      <w:r w:rsidR="00E739CA" w:rsidRPr="00E739CA">
        <w:t xml:space="preserve"> Q</w:t>
      </w:r>
      <w:r w:rsidR="000E541D" w:rsidRPr="00E739CA">
        <w:t>, Fan</w:t>
      </w:r>
      <w:r w:rsidR="00E739CA" w:rsidRPr="00E739CA">
        <w:t xml:space="preserve"> </w:t>
      </w:r>
      <w:r w:rsidR="00F7151E">
        <w:t xml:space="preserve"> </w:t>
      </w:r>
      <w:r w:rsidR="00E739CA" w:rsidRPr="00E739CA">
        <w:t>C</w:t>
      </w:r>
      <w:r w:rsidR="000E541D" w:rsidRPr="00E739CA">
        <w:t>, Tollenaere</w:t>
      </w:r>
      <w:r w:rsidR="00E739CA" w:rsidRPr="00E739CA">
        <w:t xml:space="preserve"> R</w:t>
      </w:r>
      <w:r w:rsidR="000E541D" w:rsidRPr="00E739CA">
        <w:t>, Lu</w:t>
      </w:r>
      <w:r w:rsidR="00E739CA" w:rsidRPr="00E739CA">
        <w:t xml:space="preserve"> Y</w:t>
      </w:r>
      <w:r w:rsidR="000E541D" w:rsidRPr="00E739CA">
        <w:t>, Battail</w:t>
      </w:r>
      <w:r w:rsidR="00E739CA" w:rsidRPr="00E739CA">
        <w:t xml:space="preserve"> C</w:t>
      </w:r>
      <w:r w:rsidR="000E541D" w:rsidRPr="00E739CA">
        <w:t>,  Shen</w:t>
      </w:r>
      <w:r w:rsidR="00E739CA" w:rsidRPr="00E739CA">
        <w:t xml:space="preserve"> J</w:t>
      </w:r>
      <w:r w:rsidR="000E541D" w:rsidRPr="00E739CA">
        <w:t>,</w:t>
      </w:r>
      <w:r w:rsidR="00E739CA" w:rsidRPr="00E739CA">
        <w:t xml:space="preserve"> </w:t>
      </w:r>
      <w:r w:rsidR="000E541D" w:rsidRPr="00E739CA">
        <w:t>Sidebottom</w:t>
      </w:r>
      <w:r w:rsidR="00E739CA" w:rsidRPr="00E739CA">
        <w:t xml:space="preserve"> CHD</w:t>
      </w:r>
      <w:r w:rsidR="000E541D" w:rsidRPr="00E739CA">
        <w:t>, Wang</w:t>
      </w:r>
      <w:r w:rsidR="00E739CA" w:rsidRPr="00E739CA">
        <w:t xml:space="preserve"> X</w:t>
      </w:r>
      <w:r w:rsidR="000E541D" w:rsidRPr="00E739CA">
        <w:t>, Canaguier</w:t>
      </w:r>
      <w:r w:rsidR="00E739CA" w:rsidRPr="00E739CA">
        <w:t xml:space="preserve"> A</w:t>
      </w:r>
      <w:r w:rsidR="000E541D" w:rsidRPr="00E739CA">
        <w:t>, Chauveau</w:t>
      </w:r>
      <w:r w:rsidR="00E739CA" w:rsidRPr="00E739CA">
        <w:t xml:space="preserve"> </w:t>
      </w:r>
      <w:r w:rsidR="00F7151E">
        <w:t xml:space="preserve"> </w:t>
      </w:r>
      <w:r w:rsidR="00E739CA" w:rsidRPr="00E739CA">
        <w:t>A</w:t>
      </w:r>
      <w:r w:rsidR="000E541D" w:rsidRPr="00E739CA">
        <w:t>, Bérard</w:t>
      </w:r>
      <w:r w:rsidR="00E739CA" w:rsidRPr="00E739CA">
        <w:t xml:space="preserve"> A</w:t>
      </w:r>
      <w:r w:rsidR="000E541D" w:rsidRPr="00E739CA">
        <w:t>, Deniot</w:t>
      </w:r>
      <w:r w:rsidR="00E739CA" w:rsidRPr="00E739CA">
        <w:t xml:space="preserve"> G</w:t>
      </w:r>
      <w:r w:rsidR="000E541D" w:rsidRPr="00E739CA">
        <w:t>, Guan</w:t>
      </w:r>
      <w:r w:rsidR="00E739CA" w:rsidRPr="00E739CA">
        <w:t xml:space="preserve"> M</w:t>
      </w:r>
      <w:r w:rsidR="000E541D" w:rsidRPr="00E739CA">
        <w:t>, Liu</w:t>
      </w:r>
      <w:r w:rsidR="00E739CA" w:rsidRPr="00E739CA">
        <w:t xml:space="preserve"> Z</w:t>
      </w:r>
      <w:r w:rsidR="000E541D" w:rsidRPr="00E739CA">
        <w:t>, Sun</w:t>
      </w:r>
      <w:r w:rsidR="00E739CA" w:rsidRPr="00E739CA">
        <w:t xml:space="preserve"> F</w:t>
      </w:r>
      <w:r w:rsidR="000E541D" w:rsidRPr="00E739CA">
        <w:t>, Lim</w:t>
      </w:r>
      <w:r w:rsidR="00E739CA" w:rsidRPr="00E739CA">
        <w:t xml:space="preserve"> YP</w:t>
      </w:r>
      <w:r w:rsidR="000E541D" w:rsidRPr="00E739CA">
        <w:t>, Lyons</w:t>
      </w:r>
      <w:r w:rsidR="00E739CA" w:rsidRPr="00E739CA">
        <w:t xml:space="preserve"> E</w:t>
      </w:r>
      <w:r w:rsidR="000E541D" w:rsidRPr="00E739CA">
        <w:t>,</w:t>
      </w:r>
      <w:r w:rsidR="00E739CA" w:rsidRPr="00E739CA">
        <w:t xml:space="preserve"> </w:t>
      </w:r>
      <w:r w:rsidR="000E541D" w:rsidRPr="00E739CA">
        <w:t>Town</w:t>
      </w:r>
      <w:r w:rsidR="00E739CA" w:rsidRPr="00E739CA">
        <w:t xml:space="preserve"> CD</w:t>
      </w:r>
      <w:r w:rsidR="000E541D" w:rsidRPr="00E739CA">
        <w:t>, Bancroft</w:t>
      </w:r>
      <w:r w:rsidR="00E739CA" w:rsidRPr="00E739CA">
        <w:t xml:space="preserve"> I</w:t>
      </w:r>
      <w:r w:rsidR="000E541D" w:rsidRPr="00E739CA">
        <w:t>, Wang</w:t>
      </w:r>
      <w:r w:rsidR="00E739CA" w:rsidRPr="00E739CA">
        <w:t xml:space="preserve"> X</w:t>
      </w:r>
      <w:r w:rsidR="000E541D" w:rsidRPr="00E739CA">
        <w:t xml:space="preserve">, </w:t>
      </w:r>
      <w:r w:rsidR="00F7151E">
        <w:t xml:space="preserve"> </w:t>
      </w:r>
      <w:r w:rsidR="000E541D" w:rsidRPr="00E739CA">
        <w:lastRenderedPageBreak/>
        <w:t>Meng</w:t>
      </w:r>
      <w:r w:rsidR="00E739CA" w:rsidRPr="00E739CA">
        <w:t xml:space="preserve"> J</w:t>
      </w:r>
      <w:r w:rsidR="000E541D" w:rsidRPr="00E739CA">
        <w:t>, Ma</w:t>
      </w:r>
      <w:r w:rsidR="00E739CA" w:rsidRPr="00E739CA">
        <w:t xml:space="preserve"> J</w:t>
      </w:r>
      <w:r w:rsidR="000E541D" w:rsidRPr="00E739CA">
        <w:t>, Pires</w:t>
      </w:r>
      <w:r w:rsidR="00E739CA" w:rsidRPr="00E739CA">
        <w:t xml:space="preserve"> JC</w:t>
      </w:r>
      <w:r w:rsidR="000E541D" w:rsidRPr="00E739CA">
        <w:t>, King</w:t>
      </w:r>
      <w:r w:rsidR="00E739CA" w:rsidRPr="00E739CA">
        <w:t xml:space="preserve"> GJ</w:t>
      </w:r>
      <w:r w:rsidR="000E541D" w:rsidRPr="00E739CA">
        <w:t>, Brunel</w:t>
      </w:r>
      <w:r w:rsidR="00E739CA" w:rsidRPr="00E739CA">
        <w:t xml:space="preserve"> D</w:t>
      </w:r>
      <w:r w:rsidR="000E541D" w:rsidRPr="00E739CA">
        <w:t>, Delourme</w:t>
      </w:r>
      <w:r w:rsidR="00E739CA" w:rsidRPr="00E739CA">
        <w:t xml:space="preserve"> R</w:t>
      </w:r>
      <w:r w:rsidR="000E541D" w:rsidRPr="00E739CA">
        <w:t>,  Renard</w:t>
      </w:r>
      <w:r w:rsidR="00E739CA" w:rsidRPr="00E739CA">
        <w:t xml:space="preserve"> M</w:t>
      </w:r>
      <w:r w:rsidR="000E541D" w:rsidRPr="00E739CA">
        <w:t>, Aury</w:t>
      </w:r>
      <w:r w:rsidR="00E739CA" w:rsidRPr="00E739CA">
        <w:t xml:space="preserve"> JM</w:t>
      </w:r>
      <w:r w:rsidR="000E541D" w:rsidRPr="00E739CA">
        <w:t>,  Adams</w:t>
      </w:r>
      <w:r w:rsidR="00E739CA" w:rsidRPr="00E739CA">
        <w:t xml:space="preserve"> KL</w:t>
      </w:r>
      <w:r w:rsidR="000E541D" w:rsidRPr="00E739CA">
        <w:t>, Batley</w:t>
      </w:r>
      <w:r w:rsidR="00E739CA" w:rsidRPr="00E739CA">
        <w:t xml:space="preserve"> J</w:t>
      </w:r>
      <w:r w:rsidR="000E541D" w:rsidRPr="00E739CA">
        <w:t>,  Snowdon</w:t>
      </w:r>
      <w:r w:rsidR="00E739CA" w:rsidRPr="00E739CA">
        <w:t xml:space="preserve"> RJ</w:t>
      </w:r>
      <w:r w:rsidR="000E541D" w:rsidRPr="00E739CA">
        <w:t>, Tost</w:t>
      </w:r>
      <w:r w:rsidR="00E739CA" w:rsidRPr="00E739CA">
        <w:t xml:space="preserve"> J</w:t>
      </w:r>
      <w:r w:rsidR="000E541D" w:rsidRPr="00E739CA">
        <w:t>, Edwards</w:t>
      </w:r>
      <w:r w:rsidR="00E739CA" w:rsidRPr="00E739CA">
        <w:t xml:space="preserve"> D</w:t>
      </w:r>
      <w:r w:rsidR="000E541D" w:rsidRPr="00E739CA">
        <w:t>,  Zhou</w:t>
      </w:r>
      <w:r w:rsidR="00E739CA" w:rsidRPr="00E739CA">
        <w:t xml:space="preserve"> Y</w:t>
      </w:r>
      <w:r w:rsidR="000E541D" w:rsidRPr="00E739CA">
        <w:t>, Hua</w:t>
      </w:r>
      <w:r w:rsidR="00E739CA" w:rsidRPr="00E739CA">
        <w:t xml:space="preserve"> W</w:t>
      </w:r>
      <w:r w:rsidR="000E541D" w:rsidRPr="00E739CA">
        <w:t>,  Sharpe</w:t>
      </w:r>
      <w:r w:rsidR="00E739CA" w:rsidRPr="00E739CA">
        <w:t xml:space="preserve"> AG</w:t>
      </w:r>
      <w:r w:rsidR="000E541D" w:rsidRPr="00E739CA">
        <w:t>, Paterson</w:t>
      </w:r>
      <w:r w:rsidR="00E739CA" w:rsidRPr="00E739CA">
        <w:t xml:space="preserve"> AH</w:t>
      </w:r>
      <w:r w:rsidR="000E541D" w:rsidRPr="00E739CA">
        <w:t>, Guan</w:t>
      </w:r>
      <w:r w:rsidR="00E739CA" w:rsidRPr="00E739CA">
        <w:t xml:space="preserve"> C</w:t>
      </w:r>
      <w:r w:rsidR="000E541D" w:rsidRPr="00E739CA">
        <w:t>, Wincker</w:t>
      </w:r>
      <w:r w:rsidR="00E739CA">
        <w:t xml:space="preserve"> P (2014)</w:t>
      </w:r>
      <w:r w:rsidR="00E739CA" w:rsidRPr="00E739CA">
        <w:t xml:space="preserve"> </w:t>
      </w:r>
      <w:r w:rsidR="00E739CA" w:rsidRPr="00557975">
        <w:t xml:space="preserve">Early allopolyploid evolution in the post-Neolithic </w:t>
      </w:r>
      <w:r w:rsidR="00E739CA" w:rsidRPr="003371D4">
        <w:rPr>
          <w:i/>
          <w:iCs/>
        </w:rPr>
        <w:t>Brassica napus</w:t>
      </w:r>
      <w:r w:rsidR="00E739CA" w:rsidRPr="00557975">
        <w:t xml:space="preserve"> oilseed genome. </w:t>
      </w:r>
      <w:r w:rsidR="00E739CA" w:rsidRPr="00E739CA">
        <w:rPr>
          <w:i/>
          <w:iCs/>
        </w:rPr>
        <w:t>Science</w:t>
      </w:r>
      <w:r w:rsidR="00E739CA">
        <w:t xml:space="preserve">, </w:t>
      </w:r>
      <w:r w:rsidR="00E739CA" w:rsidRPr="00E739CA">
        <w:rPr>
          <w:b/>
          <w:bCs/>
        </w:rPr>
        <w:t>345</w:t>
      </w:r>
      <w:r w:rsidR="00E739CA">
        <w:t>, 950–953.</w:t>
      </w:r>
      <w:r w:rsidR="00F7151E" w:rsidRPr="00F7151E">
        <w:t xml:space="preserve"> </w:t>
      </w:r>
      <w:hyperlink r:id="rId27" w:history="1">
        <w:r w:rsidR="00F7151E" w:rsidRPr="007C73FC">
          <w:rPr>
            <w:rStyle w:val="Lienhypertexte"/>
          </w:rPr>
          <w:t>https://doi.org/10.1126/science.1253435</w:t>
        </w:r>
      </w:hyperlink>
    </w:p>
    <w:p w14:paraId="540F41F5" w14:textId="290283E6" w:rsidR="000E541D" w:rsidRDefault="00801077" w:rsidP="00DF0543">
      <w:pPr>
        <w:pStyle w:val="PCJReference"/>
      </w:pPr>
      <w:r w:rsidRPr="00350D5F">
        <w:t>Chen J, Xie L, Hou X, Ynag R, Liu J, Dai X, Xue T, Yin S, Xu B, Zhang X, Zeng C, Xu J (2025)</w:t>
      </w:r>
      <w:r w:rsidR="00354E83" w:rsidRPr="00350D5F">
        <w:t xml:space="preserve"> Genome-wide association study identifies candidate SNP markers and genes associated with low nitrogen tolerance in Brassica napus. Frontiers in Plant Science, 16, 1625778.</w:t>
      </w:r>
      <w:r w:rsidR="00354E83">
        <w:rPr>
          <w:rStyle w:val="Lienhypertexte"/>
        </w:rPr>
        <w:t xml:space="preserve"> </w:t>
      </w:r>
      <w:hyperlink r:id="rId28" w:history="1">
        <w:r w:rsidR="00354E83" w:rsidRPr="004D7D8E">
          <w:rPr>
            <w:rStyle w:val="Lienhypertexte"/>
          </w:rPr>
          <w:t>https://doi.org/10.3389/fpls.2025.1625778</w:t>
        </w:r>
      </w:hyperlink>
      <w:r w:rsidR="00354E83">
        <w:t xml:space="preserve"> </w:t>
      </w:r>
    </w:p>
    <w:p w14:paraId="2DB393B3" w14:textId="379DEFBC" w:rsidR="00DF0543" w:rsidRDefault="00DF0543" w:rsidP="00DF0543">
      <w:pPr>
        <w:pStyle w:val="PCJReference"/>
      </w:pPr>
      <w:r w:rsidRPr="00557975">
        <w:t xml:space="preserve">Clarke WE, Higgins EE, Plieske J, Wieseke R, Sidebottom C, Khedikar Y, </w:t>
      </w:r>
      <w:r w:rsidR="00F7151E">
        <w:t>Batley J, Edwards D, Meng J, Li R, Lawley CT, Pauquet J, Laga G, Cheung W, Iniguez-Luy F, Dyrszka E, Rae S, Stich B, Snowond RJ, Sharpe AG, Ganal MW, Parkin IAP (2016)</w:t>
      </w:r>
      <w:r w:rsidRPr="00557975">
        <w:t xml:space="preserve"> A high-density SNP genotyping array for </w:t>
      </w:r>
      <w:r w:rsidRPr="003371D4">
        <w:rPr>
          <w:i/>
          <w:iCs/>
        </w:rPr>
        <w:t>Brassica napus</w:t>
      </w:r>
      <w:r w:rsidRPr="00557975">
        <w:t xml:space="preserve"> and its ancestral diploid species based on optimised selection of single-locus markers in the allotetraploid genome. </w:t>
      </w:r>
      <w:r w:rsidRPr="00F7151E">
        <w:rPr>
          <w:i/>
          <w:iCs/>
        </w:rPr>
        <w:t>Theor</w:t>
      </w:r>
      <w:r w:rsidR="00F7151E" w:rsidRPr="00F7151E">
        <w:rPr>
          <w:i/>
          <w:iCs/>
        </w:rPr>
        <w:t>etical and</w:t>
      </w:r>
      <w:r w:rsidRPr="00F7151E">
        <w:rPr>
          <w:i/>
          <w:iCs/>
        </w:rPr>
        <w:t xml:space="preserve"> Appl</w:t>
      </w:r>
      <w:r w:rsidR="00F7151E" w:rsidRPr="00F7151E">
        <w:rPr>
          <w:i/>
          <w:iCs/>
        </w:rPr>
        <w:t>ied</w:t>
      </w:r>
      <w:r w:rsidRPr="00F7151E">
        <w:rPr>
          <w:i/>
          <w:iCs/>
        </w:rPr>
        <w:t xml:space="preserve"> Genet</w:t>
      </w:r>
      <w:r w:rsidR="00F7151E" w:rsidRPr="00F7151E">
        <w:rPr>
          <w:i/>
          <w:iCs/>
        </w:rPr>
        <w:t>ics</w:t>
      </w:r>
      <w:r w:rsidR="00F7151E">
        <w:t>,</w:t>
      </w:r>
      <w:r w:rsidRPr="00F7151E">
        <w:rPr>
          <w:b/>
          <w:bCs/>
        </w:rPr>
        <w:t>129</w:t>
      </w:r>
      <w:r w:rsidR="00F7151E">
        <w:t>,</w:t>
      </w:r>
      <w:r w:rsidRPr="00557975">
        <w:t>1887–</w:t>
      </w:r>
      <w:r w:rsidR="00F7151E">
        <w:t>18</w:t>
      </w:r>
      <w:r w:rsidRPr="00557975">
        <w:t>99.</w:t>
      </w:r>
      <w:r w:rsidR="00F7151E" w:rsidRPr="00F7151E">
        <w:t xml:space="preserve"> </w:t>
      </w:r>
      <w:hyperlink r:id="rId29" w:history="1">
        <w:r w:rsidR="00F7151E" w:rsidRPr="007C73FC">
          <w:rPr>
            <w:rStyle w:val="Lienhypertexte"/>
          </w:rPr>
          <w:t>https://doi.org/10.1007/s00122-016-2746-7</w:t>
        </w:r>
      </w:hyperlink>
      <w:r w:rsidR="00F7151E">
        <w:t xml:space="preserve"> </w:t>
      </w:r>
    </w:p>
    <w:p w14:paraId="41C7D308" w14:textId="420627BF" w:rsidR="00DF0543" w:rsidRPr="00557975" w:rsidRDefault="00DF0543" w:rsidP="00DF0543">
      <w:pPr>
        <w:pStyle w:val="PCJReference"/>
      </w:pPr>
      <w:r w:rsidRPr="00557975">
        <w:t>Covarrubias-Pazaran G</w:t>
      </w:r>
      <w:r w:rsidR="00F7151E">
        <w:t xml:space="preserve"> (2016)</w:t>
      </w:r>
      <w:r w:rsidRPr="00557975">
        <w:t xml:space="preserve"> Genome-Assisted Prediction of Quantitative Traits Using the R Package sommer. </w:t>
      </w:r>
      <w:r w:rsidRPr="00F7151E">
        <w:rPr>
          <w:i/>
          <w:iCs/>
        </w:rPr>
        <w:t>PLOS O</w:t>
      </w:r>
      <w:r w:rsidR="002B3F0A">
        <w:rPr>
          <w:i/>
          <w:iCs/>
        </w:rPr>
        <w:t>ne</w:t>
      </w:r>
      <w:r w:rsidR="00F7151E">
        <w:t>,</w:t>
      </w:r>
      <w:r w:rsidR="00F77528">
        <w:t xml:space="preserve"> </w:t>
      </w:r>
      <w:r w:rsidRPr="00F77528">
        <w:rPr>
          <w:b/>
          <w:bCs/>
        </w:rPr>
        <w:t>11</w:t>
      </w:r>
      <w:r w:rsidR="00F77528">
        <w:t xml:space="preserve">, </w:t>
      </w:r>
      <w:r w:rsidRPr="00557975">
        <w:t>e0156744.</w:t>
      </w:r>
      <w:r w:rsidR="002B3F0A">
        <w:t xml:space="preserve"> </w:t>
      </w:r>
      <w:hyperlink r:id="rId30" w:history="1">
        <w:r w:rsidR="002B3F0A" w:rsidRPr="007C73FC">
          <w:rPr>
            <w:rStyle w:val="Lienhypertexte"/>
          </w:rPr>
          <w:t>https://doi.org/10.1371/journal.pone.0156744</w:t>
        </w:r>
      </w:hyperlink>
      <w:r w:rsidR="002B3F0A">
        <w:t xml:space="preserve"> </w:t>
      </w:r>
    </w:p>
    <w:p w14:paraId="7AB33F77" w14:textId="0EE05542" w:rsidR="00DF0543" w:rsidRDefault="00DF0543" w:rsidP="00DF0543">
      <w:pPr>
        <w:pStyle w:val="PCJReference"/>
      </w:pPr>
      <w:r w:rsidRPr="00557975">
        <w:t>Cowling WA</w:t>
      </w:r>
      <w:r w:rsidR="00F77528">
        <w:t xml:space="preserve"> (2007) </w:t>
      </w:r>
      <w:r w:rsidRPr="00557975">
        <w:t xml:space="preserve">Genetic diversity in Australian canola and implications for crop breeding for changing future environments. </w:t>
      </w:r>
      <w:r w:rsidRPr="00F77528">
        <w:rPr>
          <w:i/>
          <w:iCs/>
        </w:rPr>
        <w:t>Field Crops Research</w:t>
      </w:r>
      <w:r w:rsidR="00F77528">
        <w:rPr>
          <w:i/>
          <w:iCs/>
        </w:rPr>
        <w:t>,</w:t>
      </w:r>
      <w:r w:rsidRPr="00F77528">
        <w:rPr>
          <w:b/>
          <w:bCs/>
        </w:rPr>
        <w:t>104</w:t>
      </w:r>
      <w:r w:rsidR="00F77528">
        <w:t>,</w:t>
      </w:r>
      <w:r w:rsidRPr="00557975">
        <w:t>103–1</w:t>
      </w:r>
      <w:r w:rsidR="00F77528">
        <w:t>1</w:t>
      </w:r>
      <w:r w:rsidRPr="00557975">
        <w:t>1.</w:t>
      </w:r>
      <w:r w:rsidR="002B3F0A">
        <w:t xml:space="preserve"> </w:t>
      </w:r>
      <w:hyperlink r:id="rId31" w:history="1">
        <w:r w:rsidR="002B3F0A" w:rsidRPr="007C73FC">
          <w:rPr>
            <w:rStyle w:val="Lienhypertexte"/>
          </w:rPr>
          <w:t>https://doi.org/10.1016/j.fcr.2006.12.014</w:t>
        </w:r>
      </w:hyperlink>
      <w:r w:rsidR="002B3F0A">
        <w:t xml:space="preserve"> </w:t>
      </w:r>
    </w:p>
    <w:p w14:paraId="5EBFF8CD" w14:textId="2A5DA452" w:rsidR="002B7571" w:rsidRDefault="002B7571" w:rsidP="002B7571">
      <w:pPr>
        <w:pStyle w:val="PCJReference"/>
      </w:pPr>
      <w:r w:rsidRPr="00557975">
        <w:t xml:space="preserve">Danecek P, Auton A, Abecasis G, Albers CA, Banks E, DePristo MA, </w:t>
      </w:r>
      <w:r w:rsidR="00F77528">
        <w:t>Handsaker RE, Lunter G, Marth GT, Sherry ST, McVean G, Durbin R, 1000 Genomes Project Analysis Group (2011)</w:t>
      </w:r>
      <w:r w:rsidRPr="00557975">
        <w:t xml:space="preserve"> The variant call format and VCFtools. </w:t>
      </w:r>
      <w:r w:rsidRPr="00F77528">
        <w:rPr>
          <w:i/>
          <w:iCs/>
        </w:rPr>
        <w:t>Bioinformatics</w:t>
      </w:r>
      <w:r w:rsidR="00F77528">
        <w:t xml:space="preserve">, </w:t>
      </w:r>
      <w:r w:rsidRPr="00F77528">
        <w:rPr>
          <w:b/>
          <w:bCs/>
        </w:rPr>
        <w:t>27</w:t>
      </w:r>
      <w:r w:rsidR="00F77528">
        <w:t xml:space="preserve">, </w:t>
      </w:r>
      <w:r w:rsidRPr="00557975">
        <w:t>2156–</w:t>
      </w:r>
      <w:r w:rsidR="00F77528">
        <w:t>215</w:t>
      </w:r>
      <w:r w:rsidRPr="00557975">
        <w:t>8.</w:t>
      </w:r>
      <w:r w:rsidR="00F77528" w:rsidRPr="00F77528">
        <w:t xml:space="preserve"> </w:t>
      </w:r>
      <w:hyperlink r:id="rId32" w:history="1">
        <w:r w:rsidR="00F77528" w:rsidRPr="007C73FC">
          <w:rPr>
            <w:rStyle w:val="Lienhypertexte"/>
          </w:rPr>
          <w:t>https://doi.org/10.1093/bioinformatics/btr330</w:t>
        </w:r>
      </w:hyperlink>
      <w:r w:rsidR="00F77528">
        <w:t xml:space="preserve"> </w:t>
      </w:r>
    </w:p>
    <w:p w14:paraId="51CED10B" w14:textId="3E11BE23" w:rsidR="00DF0543" w:rsidRPr="00557975" w:rsidRDefault="00DF0543" w:rsidP="00DF0543">
      <w:pPr>
        <w:pStyle w:val="PCJReference"/>
      </w:pPr>
      <w:r w:rsidRPr="00557975">
        <w:t>Diers BW, Osborn TC</w:t>
      </w:r>
      <w:r w:rsidR="00F77528">
        <w:t xml:space="preserve"> (1994)</w:t>
      </w:r>
      <w:r w:rsidRPr="00557975">
        <w:t xml:space="preserve"> Genetic diversity of oilseed</w:t>
      </w:r>
      <w:r w:rsidR="00F77528">
        <w:t xml:space="preserve"> </w:t>
      </w:r>
      <w:r w:rsidRPr="003371D4">
        <w:rPr>
          <w:i/>
          <w:iCs/>
        </w:rPr>
        <w:t>Brassica napus</w:t>
      </w:r>
      <w:r w:rsidRPr="00557975">
        <w:t xml:space="preserve"> germplasm based on restriction fragment length polymorphisms. </w:t>
      </w:r>
      <w:r w:rsidRPr="00F77528">
        <w:rPr>
          <w:i/>
          <w:iCs/>
        </w:rPr>
        <w:t>Theoret</w:t>
      </w:r>
      <w:r w:rsidR="00F77528" w:rsidRPr="00F77528">
        <w:rPr>
          <w:i/>
          <w:iCs/>
        </w:rPr>
        <w:t>ical and</w:t>
      </w:r>
      <w:r w:rsidRPr="00F77528">
        <w:rPr>
          <w:i/>
          <w:iCs/>
        </w:rPr>
        <w:t xml:space="preserve"> Appl</w:t>
      </w:r>
      <w:r w:rsidR="00F77528" w:rsidRPr="00F77528">
        <w:rPr>
          <w:i/>
          <w:iCs/>
        </w:rPr>
        <w:t>ied</w:t>
      </w:r>
      <w:r w:rsidRPr="00F77528">
        <w:rPr>
          <w:i/>
          <w:iCs/>
        </w:rPr>
        <w:t xml:space="preserve"> Genetics</w:t>
      </w:r>
      <w:r w:rsidR="00F77528">
        <w:t xml:space="preserve">, </w:t>
      </w:r>
      <w:r w:rsidRPr="00F77528">
        <w:rPr>
          <w:b/>
          <w:bCs/>
        </w:rPr>
        <w:t>88</w:t>
      </w:r>
      <w:r w:rsidR="00F77528">
        <w:t xml:space="preserve">, </w:t>
      </w:r>
      <w:r w:rsidRPr="00557975">
        <w:t>662–</w:t>
      </w:r>
      <w:r w:rsidR="00F77528">
        <w:t>66</w:t>
      </w:r>
      <w:r w:rsidRPr="00557975">
        <w:t>8.</w:t>
      </w:r>
      <w:r w:rsidR="002B3F0A">
        <w:t xml:space="preserve"> </w:t>
      </w:r>
      <w:hyperlink r:id="rId33" w:history="1">
        <w:r w:rsidR="002B3F0A" w:rsidRPr="007C73FC">
          <w:rPr>
            <w:rStyle w:val="Lienhypertexte"/>
          </w:rPr>
          <w:t>https://doi.org/10.1007/BF01253968</w:t>
        </w:r>
      </w:hyperlink>
      <w:r w:rsidR="002B3F0A">
        <w:rPr>
          <w:rStyle w:val="c-bibliographic-informationvalue"/>
        </w:rPr>
        <w:t xml:space="preserve"> </w:t>
      </w:r>
    </w:p>
    <w:p w14:paraId="3322EEC3" w14:textId="61772BD9" w:rsidR="00DF0543" w:rsidRDefault="00DF0543" w:rsidP="00DF0543">
      <w:pPr>
        <w:pStyle w:val="PCJReference"/>
      </w:pPr>
      <w:r w:rsidRPr="00557975">
        <w:t>Dingkuhn M, Jones MP, Johnson DE, Sow A</w:t>
      </w:r>
      <w:r w:rsidR="00F77528">
        <w:t xml:space="preserve"> (1998)</w:t>
      </w:r>
      <w:r w:rsidRPr="00557975">
        <w:t xml:space="preserve"> Growth and yield potential of </w:t>
      </w:r>
      <w:r w:rsidRPr="00557975">
        <w:rPr>
          <w:i/>
          <w:iCs/>
        </w:rPr>
        <w:t>Oryza sativa</w:t>
      </w:r>
      <w:r w:rsidRPr="00557975">
        <w:t xml:space="preserve"> and </w:t>
      </w:r>
      <w:r w:rsidRPr="00557975">
        <w:rPr>
          <w:i/>
          <w:iCs/>
        </w:rPr>
        <w:t>O. glaberrima</w:t>
      </w:r>
      <w:r w:rsidRPr="00557975">
        <w:t xml:space="preserve"> upland rice cultivars and their interspecific progenies. </w:t>
      </w:r>
      <w:r w:rsidRPr="00F77528">
        <w:rPr>
          <w:i/>
          <w:iCs/>
        </w:rPr>
        <w:t>Field Crops Research</w:t>
      </w:r>
      <w:r w:rsidR="00F77528">
        <w:rPr>
          <w:i/>
          <w:iCs/>
        </w:rPr>
        <w:t xml:space="preserve">, </w:t>
      </w:r>
      <w:r w:rsidRPr="00F77528">
        <w:rPr>
          <w:b/>
          <w:bCs/>
        </w:rPr>
        <w:t>57</w:t>
      </w:r>
      <w:r w:rsidR="00F77528">
        <w:t xml:space="preserve">, </w:t>
      </w:r>
      <w:r w:rsidRPr="00557975">
        <w:t>57–69.</w:t>
      </w:r>
      <w:r w:rsidR="002B3F0A">
        <w:t xml:space="preserve"> </w:t>
      </w:r>
      <w:hyperlink r:id="rId34" w:history="1">
        <w:r w:rsidR="002B3F0A" w:rsidRPr="007C73FC">
          <w:rPr>
            <w:rStyle w:val="Lienhypertexte"/>
          </w:rPr>
          <w:t>https://doi.org/10.1016/S0378-4290(97)00115-9</w:t>
        </w:r>
      </w:hyperlink>
      <w:r w:rsidR="002B3F0A">
        <w:t xml:space="preserve"> </w:t>
      </w:r>
    </w:p>
    <w:p w14:paraId="7BCE7541" w14:textId="1ECE43AA" w:rsidR="00294B80" w:rsidRDefault="00294B80" w:rsidP="00DF0543">
      <w:pPr>
        <w:pStyle w:val="PCJReference"/>
      </w:pPr>
      <w:r w:rsidRPr="00294B80">
        <w:t>Elliott RH, Franke C, Rakow GFW (2008) Effects of seed size and seed weight on seedling establishment, vigour and tolerance of Argentine canola (</w:t>
      </w:r>
      <w:r w:rsidRPr="003371D4">
        <w:rPr>
          <w:i/>
          <w:iCs/>
        </w:rPr>
        <w:t>Brassica napus</w:t>
      </w:r>
      <w:r w:rsidRPr="00294B80">
        <w:t xml:space="preserve">) to flea beetles, </w:t>
      </w:r>
      <w:r w:rsidRPr="00793C63">
        <w:rPr>
          <w:i/>
          <w:iCs/>
        </w:rPr>
        <w:t>Phyllotreta spp</w:t>
      </w:r>
      <w:r w:rsidRPr="00294B80">
        <w:t xml:space="preserve">. </w:t>
      </w:r>
      <w:r w:rsidRPr="00793C63">
        <w:rPr>
          <w:i/>
          <w:iCs/>
        </w:rPr>
        <w:t>Canadian Journal of Plant Science</w:t>
      </w:r>
      <w:r w:rsidRPr="00294B80">
        <w:t xml:space="preserve">, </w:t>
      </w:r>
      <w:r w:rsidRPr="00793C63">
        <w:rPr>
          <w:b/>
          <w:bCs/>
        </w:rPr>
        <w:t>88</w:t>
      </w:r>
      <w:r w:rsidRPr="00294B80">
        <w:t>, 207–217</w:t>
      </w:r>
      <w:r>
        <w:t>.</w:t>
      </w:r>
      <w:r w:rsidR="002B3F0A">
        <w:t xml:space="preserve"> </w:t>
      </w:r>
      <w:hyperlink r:id="rId35" w:history="1">
        <w:r w:rsidR="002B3F0A" w:rsidRPr="007C73FC">
          <w:rPr>
            <w:rStyle w:val="Lienhypertexte"/>
          </w:rPr>
          <w:t>https://doi.org/10.4141/CJPS07059</w:t>
        </w:r>
      </w:hyperlink>
      <w:r w:rsidR="002B3F0A">
        <w:t xml:space="preserve"> </w:t>
      </w:r>
    </w:p>
    <w:p w14:paraId="2885A13E" w14:textId="7792B7BE" w:rsidR="00294B80" w:rsidRPr="00294B80" w:rsidRDefault="00294B80" w:rsidP="00294B80">
      <w:pPr>
        <w:pStyle w:val="PCJReference"/>
      </w:pPr>
      <w:r w:rsidRPr="00294B80">
        <w:t xml:space="preserve">Federer WR. Augmented (or hoonuiaku) designs (1956) </w:t>
      </w:r>
      <w:r w:rsidRPr="00793C63">
        <w:rPr>
          <w:i/>
          <w:iCs/>
        </w:rPr>
        <w:t>Hawaiian Planters’ Record</w:t>
      </w:r>
      <w:r w:rsidRPr="00294B80">
        <w:t>,55.</w:t>
      </w:r>
      <w:r w:rsidR="002B3F0A">
        <w:t xml:space="preserve"> </w:t>
      </w:r>
      <w:hyperlink r:id="rId36" w:history="1">
        <w:r w:rsidR="002B3F0A" w:rsidRPr="007C73FC">
          <w:rPr>
            <w:rStyle w:val="Lienhypertexte"/>
          </w:rPr>
          <w:t>https://hdl.handle.net/1813/32841</w:t>
        </w:r>
      </w:hyperlink>
      <w:r w:rsidR="002B3F0A">
        <w:t xml:space="preserve"> </w:t>
      </w:r>
    </w:p>
    <w:p w14:paraId="3861E1D2" w14:textId="62DD3FBC" w:rsidR="00294B80" w:rsidRPr="00294B80" w:rsidRDefault="00294B80" w:rsidP="00294B80">
      <w:pPr>
        <w:pStyle w:val="PCJReference"/>
      </w:pPr>
      <w:r w:rsidRPr="00294B80">
        <w:t xml:space="preserve">Finch-Savage WE, Bassel GW (2016) Seed vigour and crop establishment: extending performance beyond adaptation. </w:t>
      </w:r>
      <w:r w:rsidRPr="00793C63">
        <w:rPr>
          <w:i/>
          <w:iCs/>
        </w:rPr>
        <w:t>Journal of Experimental Botany</w:t>
      </w:r>
      <w:r w:rsidRPr="00294B80">
        <w:t xml:space="preserve">, </w:t>
      </w:r>
      <w:r w:rsidRPr="00793C63">
        <w:rPr>
          <w:b/>
          <w:bCs/>
        </w:rPr>
        <w:t>67</w:t>
      </w:r>
      <w:r w:rsidRPr="00294B80">
        <w:t>, 567–591.</w:t>
      </w:r>
      <w:r w:rsidR="002B3F0A">
        <w:t xml:space="preserve"> </w:t>
      </w:r>
      <w:hyperlink r:id="rId37" w:history="1">
        <w:r w:rsidR="002B3F0A" w:rsidRPr="007C73FC">
          <w:rPr>
            <w:rStyle w:val="Lienhypertexte"/>
          </w:rPr>
          <w:t>https://doi.org/10.1093/jxb/erv490</w:t>
        </w:r>
      </w:hyperlink>
      <w:r w:rsidR="002B3F0A">
        <w:t xml:space="preserve"> </w:t>
      </w:r>
    </w:p>
    <w:p w14:paraId="1E2106BD" w14:textId="16BA882E" w:rsidR="00294B80" w:rsidRPr="00294B80" w:rsidRDefault="00294B80" w:rsidP="00294B80">
      <w:pPr>
        <w:pStyle w:val="PCJReference"/>
      </w:pPr>
      <w:r w:rsidRPr="00294B80">
        <w:t>Fu Y-B, Gugel RK (2010) Genetic diversity of Canadian elite summer rape (</w:t>
      </w:r>
      <w:r w:rsidRPr="00294B80">
        <w:rPr>
          <w:i/>
          <w:iCs/>
        </w:rPr>
        <w:t>Brassica napus</w:t>
      </w:r>
      <w:r w:rsidRPr="00294B80">
        <w:t xml:space="preserve"> L.) cultivars from the pre- to post-canola quality era. </w:t>
      </w:r>
      <w:r w:rsidRPr="00793C63">
        <w:rPr>
          <w:i/>
          <w:iCs/>
        </w:rPr>
        <w:t>Canadian Journal of Plant Science</w:t>
      </w:r>
      <w:r w:rsidRPr="00294B80">
        <w:t xml:space="preserve">, </w:t>
      </w:r>
      <w:r w:rsidRPr="00793C63">
        <w:rPr>
          <w:b/>
          <w:bCs/>
        </w:rPr>
        <w:t>90</w:t>
      </w:r>
      <w:r w:rsidRPr="00294B80">
        <w:t>, 23–33.</w:t>
      </w:r>
      <w:r w:rsidR="002B3F0A">
        <w:t xml:space="preserve"> </w:t>
      </w:r>
      <w:hyperlink r:id="rId38" w:history="1">
        <w:r w:rsidR="002B3F0A" w:rsidRPr="007C73FC">
          <w:rPr>
            <w:rStyle w:val="Lienhypertexte"/>
          </w:rPr>
          <w:t>https://cdnsciencepub.com/doi/pdf/10.4141/CJPS09073</w:t>
        </w:r>
      </w:hyperlink>
      <w:r w:rsidR="002B3F0A">
        <w:t xml:space="preserve"> </w:t>
      </w:r>
    </w:p>
    <w:p w14:paraId="53F1CB22" w14:textId="65F0390F" w:rsidR="00294B80" w:rsidRPr="00294B80" w:rsidRDefault="00294B80" w:rsidP="00294B80">
      <w:pPr>
        <w:pStyle w:val="PCJReference"/>
      </w:pPr>
      <w:r w:rsidRPr="00294B80">
        <w:t xml:space="preserve">Gao X, Starmer J, Martin ER (2008) A multiple testing correction method for genetic association studies using correlated single nucleotide polymorphisms. </w:t>
      </w:r>
      <w:r w:rsidRPr="00793C63">
        <w:rPr>
          <w:i/>
          <w:iCs/>
        </w:rPr>
        <w:t>Genetic Epidemiology</w:t>
      </w:r>
      <w:r w:rsidRPr="00294B80">
        <w:t xml:space="preserve">, </w:t>
      </w:r>
      <w:r w:rsidRPr="00793C63">
        <w:rPr>
          <w:b/>
          <w:bCs/>
        </w:rPr>
        <w:t>32</w:t>
      </w:r>
      <w:r w:rsidRPr="00294B80">
        <w:t>, 361–369.</w:t>
      </w:r>
      <w:r w:rsidR="002B3F0A">
        <w:t xml:space="preserve"> </w:t>
      </w:r>
      <w:hyperlink r:id="rId39" w:history="1">
        <w:r w:rsidR="002B3F0A" w:rsidRPr="007C73FC">
          <w:rPr>
            <w:rStyle w:val="Lienhypertexte"/>
          </w:rPr>
          <w:t>https://doi.org/10.1002/gepi.20310</w:t>
        </w:r>
      </w:hyperlink>
      <w:r w:rsidR="002B3F0A">
        <w:t xml:space="preserve"> </w:t>
      </w:r>
    </w:p>
    <w:p w14:paraId="7E0ABEE6" w14:textId="2D360511" w:rsidR="00294B80" w:rsidRPr="00294B80" w:rsidRDefault="00294B80" w:rsidP="00294B80">
      <w:pPr>
        <w:pStyle w:val="PCJReference"/>
      </w:pPr>
      <w:r w:rsidRPr="00294B80">
        <w:t xml:space="preserve">Gao X, Becker LC, Becker DM, Starmer JD, Province MA (2010) Avoiding the high Bonferroni penalty in genome-wide association studies. </w:t>
      </w:r>
      <w:r w:rsidRPr="00793C63">
        <w:rPr>
          <w:i/>
          <w:iCs/>
        </w:rPr>
        <w:t>Genetic Epidemiology</w:t>
      </w:r>
      <w:r w:rsidRPr="00294B80">
        <w:t xml:space="preserve">, </w:t>
      </w:r>
      <w:r w:rsidRPr="00793C63">
        <w:rPr>
          <w:b/>
          <w:bCs/>
        </w:rPr>
        <w:t>34</w:t>
      </w:r>
      <w:r w:rsidRPr="00294B80">
        <w:t>,100–105.</w:t>
      </w:r>
      <w:r w:rsidR="002B3F0A">
        <w:t xml:space="preserve"> </w:t>
      </w:r>
      <w:hyperlink r:id="rId40" w:history="1">
        <w:r w:rsidR="002B3F0A" w:rsidRPr="007C73FC">
          <w:rPr>
            <w:rStyle w:val="Lienhypertexte"/>
          </w:rPr>
          <w:t>https://doi.org/10.1002/gepi.20430</w:t>
        </w:r>
      </w:hyperlink>
      <w:r w:rsidR="002B3F0A">
        <w:t xml:space="preserve"> </w:t>
      </w:r>
    </w:p>
    <w:p w14:paraId="415FDE68" w14:textId="17EE398A" w:rsidR="00294B80" w:rsidRPr="00294B80" w:rsidRDefault="00294B80" w:rsidP="00294B80">
      <w:pPr>
        <w:pStyle w:val="PCJReference"/>
      </w:pPr>
      <w:r w:rsidRPr="00294B80">
        <w:t xml:space="preserve">Gastal F and Lemaire G (2002) N uptake and distribution in crops: an agronomical and ecophysiological perspective. </w:t>
      </w:r>
      <w:r w:rsidRPr="00294B80">
        <w:rPr>
          <w:i/>
          <w:iCs/>
        </w:rPr>
        <w:t>Journal of Experimental Botany</w:t>
      </w:r>
      <w:r w:rsidRPr="00294B80">
        <w:t xml:space="preserve">, </w:t>
      </w:r>
      <w:r w:rsidRPr="00294B80">
        <w:rPr>
          <w:b/>
          <w:bCs/>
        </w:rPr>
        <w:t>53</w:t>
      </w:r>
      <w:r w:rsidRPr="00294B80">
        <w:t>, 789–799</w:t>
      </w:r>
      <w:r w:rsidR="002B3F0A">
        <w:t xml:space="preserve">. </w:t>
      </w:r>
      <w:hyperlink r:id="rId41" w:history="1">
        <w:r w:rsidR="002B3F0A" w:rsidRPr="007C73FC">
          <w:rPr>
            <w:rStyle w:val="Lienhypertexte"/>
          </w:rPr>
          <w:t>https://doi.org/10.1093/jexbot/53.370.789</w:t>
        </w:r>
      </w:hyperlink>
      <w:r w:rsidR="002B3F0A">
        <w:t xml:space="preserve"> </w:t>
      </w:r>
    </w:p>
    <w:p w14:paraId="0251C6AD" w14:textId="62227CEE" w:rsidR="00294B80" w:rsidRDefault="00294B80" w:rsidP="00294B80">
      <w:pPr>
        <w:pStyle w:val="PCJReference"/>
      </w:pPr>
      <w:r w:rsidRPr="00294B80">
        <w:t xml:space="preserve">Gorjanc G, Jenko J, Hearne SJ, Hickey JM (2016) Initiating maize pre-breeding programs using genomic selection to harness polygenic variation from landrace populations. </w:t>
      </w:r>
      <w:r w:rsidRPr="00294B80">
        <w:rPr>
          <w:i/>
          <w:iCs/>
        </w:rPr>
        <w:t>BMC Genomics</w:t>
      </w:r>
      <w:r w:rsidRPr="00294B80">
        <w:t>,</w:t>
      </w:r>
      <w:r w:rsidR="002B3F0A">
        <w:t xml:space="preserve"> </w:t>
      </w:r>
      <w:r w:rsidRPr="00294B80">
        <w:rPr>
          <w:b/>
          <w:bCs/>
        </w:rPr>
        <w:t>17</w:t>
      </w:r>
      <w:r w:rsidRPr="00294B80">
        <w:t>, 30.</w:t>
      </w:r>
      <w:r w:rsidR="002B3F0A">
        <w:t xml:space="preserve"> </w:t>
      </w:r>
      <w:hyperlink r:id="rId42" w:history="1">
        <w:r w:rsidR="002B3F0A" w:rsidRPr="007C73FC">
          <w:rPr>
            <w:rStyle w:val="Lienhypertexte"/>
          </w:rPr>
          <w:t>https://doi.org/10.1186/s12864-015-2345-z</w:t>
        </w:r>
      </w:hyperlink>
      <w:r w:rsidR="002B3F0A">
        <w:rPr>
          <w:rStyle w:val="c-bibliographic-informationvalue"/>
        </w:rPr>
        <w:t xml:space="preserve"> </w:t>
      </w:r>
    </w:p>
    <w:p w14:paraId="4AAF35A7" w14:textId="2F8371AF" w:rsidR="00294B80" w:rsidRPr="00294B80" w:rsidRDefault="00294B80" w:rsidP="00294B80">
      <w:pPr>
        <w:pStyle w:val="PCJReference"/>
      </w:pPr>
      <w:r w:rsidRPr="00294B80">
        <w:lastRenderedPageBreak/>
        <w:t xml:space="preserve">Gourrion A, Simon C, Vallée P, Delourme R, Chatre S, Dheu J-É (2020) Enlarging the genetic diversity of winter oilseed rape (WOSR) by crossing with spring oilseed rape (SOSR). </w:t>
      </w:r>
      <w:r w:rsidRPr="00294B80">
        <w:rPr>
          <w:i/>
          <w:iCs/>
        </w:rPr>
        <w:t>Oilseeds and fats, Crops and Lipids</w:t>
      </w:r>
      <w:r w:rsidRPr="00294B80">
        <w:t xml:space="preserve">, </w:t>
      </w:r>
      <w:r w:rsidRPr="00294B80">
        <w:rPr>
          <w:b/>
          <w:bCs/>
        </w:rPr>
        <w:t>27</w:t>
      </w:r>
      <w:r w:rsidRPr="00294B80">
        <w:t>,16.</w:t>
      </w:r>
      <w:r w:rsidR="002B3F0A">
        <w:t xml:space="preserve"> </w:t>
      </w:r>
      <w:hyperlink r:id="rId43" w:history="1">
        <w:r w:rsidR="002B3F0A" w:rsidRPr="007C73FC">
          <w:rPr>
            <w:rStyle w:val="Lienhypertexte"/>
          </w:rPr>
          <w:t>https://doi.org/10.1051/ocl/2020013</w:t>
        </w:r>
      </w:hyperlink>
      <w:r w:rsidR="002B3F0A">
        <w:t xml:space="preserve"> </w:t>
      </w:r>
    </w:p>
    <w:p w14:paraId="34A9BA09" w14:textId="7F34FACA" w:rsidR="00294B80" w:rsidRPr="00294B80" w:rsidRDefault="00294B80" w:rsidP="00294B80">
      <w:pPr>
        <w:pStyle w:val="PCJReference"/>
      </w:pPr>
      <w:r w:rsidRPr="00294B80">
        <w:t xml:space="preserve">Gower JC (1967) Multivariate Analysis and Multidimensional Geometry. </w:t>
      </w:r>
      <w:r w:rsidRPr="00294B80">
        <w:rPr>
          <w:i/>
          <w:iCs/>
        </w:rPr>
        <w:t>Journal of the Royal Statistical Society Series D (The Statistician)</w:t>
      </w:r>
      <w:r w:rsidRPr="00294B80">
        <w:t>,</w:t>
      </w:r>
      <w:r w:rsidRPr="00294B80">
        <w:rPr>
          <w:b/>
          <w:bCs/>
        </w:rPr>
        <w:t>17</w:t>
      </w:r>
      <w:r w:rsidRPr="00294B80">
        <w:t>,13–28.</w:t>
      </w:r>
      <w:r w:rsidR="002B3F0A">
        <w:t xml:space="preserve"> </w:t>
      </w:r>
      <w:hyperlink r:id="rId44" w:history="1">
        <w:r w:rsidR="002B3F0A" w:rsidRPr="007C73FC">
          <w:rPr>
            <w:rStyle w:val="Lienhypertexte"/>
          </w:rPr>
          <w:t>https://doi.org/10.2307/2987199</w:t>
        </w:r>
      </w:hyperlink>
      <w:r w:rsidR="002B3F0A">
        <w:t xml:space="preserve"> </w:t>
      </w:r>
    </w:p>
    <w:p w14:paraId="06F0BF4E" w14:textId="76DC1B03" w:rsidR="00294B80" w:rsidRPr="00294B80" w:rsidRDefault="00294B80" w:rsidP="00294B80">
      <w:pPr>
        <w:pStyle w:val="PCJReference"/>
      </w:pPr>
      <w:r w:rsidRPr="00294B80">
        <w:t xml:space="preserve">Haelterman L, Louvieaux J, Chiodi C, Bouchet A-S, Kupcsik L, Stahl A, Rousseau-Gueutin M, Snowdon R, Laperche A, Nesi N, Hermans C (2024) Genetic control of root morphology in response to nitrogen across rapeseed diversity. </w:t>
      </w:r>
      <w:r w:rsidRPr="00294B80">
        <w:rPr>
          <w:i/>
          <w:iCs/>
        </w:rPr>
        <w:t>Physiologia Plantarum</w:t>
      </w:r>
      <w:r w:rsidRPr="00294B80">
        <w:t xml:space="preserve">, </w:t>
      </w:r>
      <w:r w:rsidRPr="00294B80">
        <w:rPr>
          <w:b/>
          <w:bCs/>
        </w:rPr>
        <w:t>176</w:t>
      </w:r>
      <w:r w:rsidRPr="00294B80">
        <w:t xml:space="preserve">, e14315. </w:t>
      </w:r>
      <w:hyperlink r:id="rId45" w:history="1">
        <w:r w:rsidRPr="007C73FC">
          <w:rPr>
            <w:rStyle w:val="Lienhypertexte"/>
          </w:rPr>
          <w:t>https://doi.org/10.1111/ppl.14315</w:t>
        </w:r>
      </w:hyperlink>
      <w:r>
        <w:t xml:space="preserve"> </w:t>
      </w:r>
    </w:p>
    <w:p w14:paraId="107D087E" w14:textId="3AC67A6E" w:rsidR="00294B80" w:rsidRPr="00294B80" w:rsidRDefault="00294B80" w:rsidP="00294B80">
      <w:pPr>
        <w:pStyle w:val="PCJReference"/>
      </w:pPr>
      <w:r w:rsidRPr="00294B80">
        <w:t xml:space="preserve">Hendriks P-W, Gurusinghe S, Weston PA, Ryan PR, Delhaize E, Weston LA, Rebetzke GJ (2024) Introgression of early shoot vigour in wheat modifies root systems, increases competitiveness and provides options for integrated weed management. </w:t>
      </w:r>
      <w:r w:rsidRPr="00294B80">
        <w:rPr>
          <w:i/>
          <w:iCs/>
        </w:rPr>
        <w:t>Plant Soil</w:t>
      </w:r>
      <w:r w:rsidRPr="00294B80">
        <w:t xml:space="preserve">, </w:t>
      </w:r>
      <w:r w:rsidRPr="00294B80">
        <w:rPr>
          <w:b/>
          <w:bCs/>
        </w:rPr>
        <w:t>504</w:t>
      </w:r>
      <w:r w:rsidRPr="00294B80">
        <w:t>, 717–736.</w:t>
      </w:r>
      <w:r>
        <w:t xml:space="preserve"> </w:t>
      </w:r>
      <w:hyperlink r:id="rId46" w:history="1">
        <w:r w:rsidRPr="007C73FC">
          <w:rPr>
            <w:rStyle w:val="Lienhypertexte"/>
          </w:rPr>
          <w:t>https://doi.org/10.1007/s11104-024-06653-3</w:t>
        </w:r>
      </w:hyperlink>
      <w:r>
        <w:t xml:space="preserve"> </w:t>
      </w:r>
    </w:p>
    <w:p w14:paraId="74E0438E" w14:textId="05F39D20" w:rsidR="00294B80" w:rsidRPr="00294B80" w:rsidRDefault="00294B80" w:rsidP="00294B80">
      <w:pPr>
        <w:pStyle w:val="PCJReference"/>
      </w:pPr>
      <w:r w:rsidRPr="00294B80">
        <w:t>Hunt R (2003) GROWTH AND DEVELOPMENT | Growth Analysis, Individual Plants. In: Thomas B, editor. Encyclopedia of Applied Plant Sciences. Oxford: Elsevier, 579–88.</w:t>
      </w:r>
      <w:r w:rsidR="002B3F0A">
        <w:t xml:space="preserve"> </w:t>
      </w:r>
      <w:hyperlink r:id="rId47" w:history="1">
        <w:r w:rsidR="002B3F0A" w:rsidRPr="007C73FC">
          <w:rPr>
            <w:rStyle w:val="Lienhypertexte"/>
          </w:rPr>
          <w:t>https://doi.org/10.1016/B978-0-12-394807-6.00226-4</w:t>
        </w:r>
      </w:hyperlink>
      <w:r w:rsidR="002B3F0A">
        <w:t xml:space="preserve"> </w:t>
      </w:r>
    </w:p>
    <w:p w14:paraId="3C18937A" w14:textId="67C261DB" w:rsidR="00294B80" w:rsidRPr="00294B80" w:rsidRDefault="00294B80" w:rsidP="00294B80">
      <w:pPr>
        <w:pStyle w:val="PCJReference"/>
      </w:pPr>
      <w:r w:rsidRPr="00294B80">
        <w:t>Kebede B, Thiagarajah M, Zimmerli C, Rahman MH (2010) Improvement of Open-Pollinated Spring Rapeseed (</w:t>
      </w:r>
      <w:r w:rsidRPr="003371D4">
        <w:rPr>
          <w:i/>
          <w:iCs/>
        </w:rPr>
        <w:t>Brassica napus</w:t>
      </w:r>
      <w:r w:rsidRPr="00294B80">
        <w:t xml:space="preserve"> L.) Through Introgression of Genetic Diversity from Winter Rapeseed. </w:t>
      </w:r>
      <w:r w:rsidRPr="00294B80">
        <w:rPr>
          <w:i/>
          <w:iCs/>
        </w:rPr>
        <w:t>Crop Science</w:t>
      </w:r>
      <w:r w:rsidRPr="00294B80">
        <w:t xml:space="preserve">, </w:t>
      </w:r>
      <w:r w:rsidRPr="00294B80">
        <w:rPr>
          <w:b/>
          <w:bCs/>
        </w:rPr>
        <w:t>50</w:t>
      </w:r>
      <w:r w:rsidRPr="00294B80">
        <w:t>,1236–1243</w:t>
      </w:r>
      <w:r>
        <w:t xml:space="preserve">. </w:t>
      </w:r>
      <w:hyperlink r:id="rId48" w:history="1">
        <w:r w:rsidRPr="007C73FC">
          <w:rPr>
            <w:rStyle w:val="Lienhypertexte"/>
          </w:rPr>
          <w:t>https://doi.org/10.2135/cropsci2009.06.0352</w:t>
        </w:r>
      </w:hyperlink>
      <w:r>
        <w:t xml:space="preserve"> </w:t>
      </w:r>
      <w:r w:rsidRPr="00294B80">
        <w:t xml:space="preserve"> </w:t>
      </w:r>
    </w:p>
    <w:p w14:paraId="04629644" w14:textId="08953CC5" w:rsidR="00294B80" w:rsidRPr="00294B80" w:rsidRDefault="00294B80" w:rsidP="00294B80">
      <w:pPr>
        <w:pStyle w:val="PCJReference"/>
      </w:pPr>
      <w:r w:rsidRPr="00294B80">
        <w:t>Kiran A, Wakeel A, Snowdon R, Friedt W (2019) Genetic dissection of root architectural traits by QTL and genome-wide association mapping in rapeseed (</w:t>
      </w:r>
      <w:r w:rsidRPr="00294B80">
        <w:rPr>
          <w:i/>
          <w:iCs/>
        </w:rPr>
        <w:t>Brassica napus</w:t>
      </w:r>
      <w:r w:rsidRPr="00294B80">
        <w:t xml:space="preserve">). </w:t>
      </w:r>
      <w:r w:rsidRPr="009C3328">
        <w:rPr>
          <w:i/>
          <w:iCs/>
        </w:rPr>
        <w:t>Plant Breeding</w:t>
      </w:r>
      <w:r w:rsidRPr="00294B80">
        <w:t>,</w:t>
      </w:r>
      <w:r w:rsidRPr="009C3328">
        <w:rPr>
          <w:b/>
          <w:bCs/>
        </w:rPr>
        <w:t>138</w:t>
      </w:r>
      <w:r w:rsidRPr="00294B80">
        <w:t>,184–92.</w:t>
      </w:r>
      <w:r w:rsidR="002B3F0A">
        <w:t xml:space="preserve"> </w:t>
      </w:r>
      <w:hyperlink r:id="rId49" w:history="1">
        <w:r w:rsidR="00AF5286" w:rsidRPr="007C73FC">
          <w:rPr>
            <w:rStyle w:val="Lienhypertexte"/>
          </w:rPr>
          <w:t>https://doi.org/10.1111/pbr.12665</w:t>
        </w:r>
      </w:hyperlink>
      <w:r w:rsidR="00AF5286">
        <w:t xml:space="preserve"> </w:t>
      </w:r>
    </w:p>
    <w:p w14:paraId="737A2D46" w14:textId="403F97F7" w:rsidR="00A76108" w:rsidRPr="00A76108" w:rsidRDefault="00A76108" w:rsidP="00A76108">
      <w:pPr>
        <w:pStyle w:val="PCJReference"/>
      </w:pPr>
      <w:r w:rsidRPr="00A76108">
        <w:t xml:space="preserve">Knoch D, Abbadi A, Grandke F, Meyer RC, Samans B, Werner CR, Snowdon RJ, Altmann T (2020) Strong temporal dynamics of QTL action on plant growth progression revealed through high-throughput phenotyping in canola. </w:t>
      </w:r>
      <w:r w:rsidRPr="00A76108">
        <w:rPr>
          <w:i/>
          <w:iCs/>
        </w:rPr>
        <w:t>Plant Biotechnology Journal</w:t>
      </w:r>
      <w:r w:rsidRPr="00A76108">
        <w:t xml:space="preserve">. </w:t>
      </w:r>
      <w:r w:rsidRPr="00A76108">
        <w:rPr>
          <w:b/>
          <w:bCs/>
        </w:rPr>
        <w:t>18</w:t>
      </w:r>
      <w:r w:rsidRPr="00A76108">
        <w:t xml:space="preserve">, 68–82. </w:t>
      </w:r>
      <w:hyperlink r:id="rId50" w:history="1">
        <w:r w:rsidRPr="00A76108">
          <w:rPr>
            <w:rStyle w:val="Lienhypertexte"/>
          </w:rPr>
          <w:t>https://doi.org/10.1111/pbi.13171</w:t>
        </w:r>
      </w:hyperlink>
      <w:r w:rsidRPr="00A76108">
        <w:t xml:space="preserve"> </w:t>
      </w:r>
    </w:p>
    <w:p w14:paraId="6DE90302" w14:textId="568B93DF" w:rsidR="00A76108" w:rsidRPr="00A76108" w:rsidRDefault="00A76108" w:rsidP="00A76108">
      <w:pPr>
        <w:pStyle w:val="PCJReference"/>
      </w:pPr>
      <w:r w:rsidRPr="00A76108">
        <w:t xml:space="preserve">Laurençon M, Legrix J, Wagner M-H, Demilly D, Baron C, Rolland S, Ducournau S, Laperche A, Nesi N (2024) Genomic and phenomic predictions help capture low-effect alleles promoting seed germination in oilseed rape in addition to QTL analyses. </w:t>
      </w:r>
      <w:r w:rsidRPr="00A76108">
        <w:rPr>
          <w:i/>
          <w:iCs/>
        </w:rPr>
        <w:t>Theoretical and Applied Genetics</w:t>
      </w:r>
      <w:r w:rsidRPr="00A76108">
        <w:t xml:space="preserve">, </w:t>
      </w:r>
      <w:r w:rsidRPr="00A76108">
        <w:rPr>
          <w:b/>
          <w:bCs/>
        </w:rPr>
        <w:t>137</w:t>
      </w:r>
      <w:r w:rsidRPr="00A76108">
        <w:t>,156.</w:t>
      </w:r>
      <w:r w:rsidR="00AF5286">
        <w:t xml:space="preserve"> </w:t>
      </w:r>
      <w:hyperlink r:id="rId51" w:history="1">
        <w:r w:rsidR="00AF5286" w:rsidRPr="007C73FC">
          <w:rPr>
            <w:rStyle w:val="Lienhypertexte"/>
          </w:rPr>
          <w:t>https://doi.org/10.1007/s00122-024-04659-0</w:t>
        </w:r>
      </w:hyperlink>
      <w:r w:rsidR="00AF5286">
        <w:t xml:space="preserve"> </w:t>
      </w:r>
    </w:p>
    <w:p w14:paraId="0FF11588" w14:textId="77777777" w:rsidR="000D0330" w:rsidRDefault="00A76108" w:rsidP="00A76108">
      <w:pPr>
        <w:pStyle w:val="PCJReference"/>
        <w:rPr>
          <w:rStyle w:val="Lienhypertexte"/>
        </w:rPr>
      </w:pPr>
      <w:r w:rsidRPr="00A76108">
        <w:t xml:space="preserve">Lê S, Josse J, Husson F (2008) FactoMineR: An R Package for Multivariate Analysis. </w:t>
      </w:r>
      <w:r w:rsidRPr="00A76108">
        <w:rPr>
          <w:i/>
          <w:iCs/>
        </w:rPr>
        <w:t xml:space="preserve">Journal of Statistical Software, </w:t>
      </w:r>
      <w:r w:rsidRPr="00A76108">
        <w:rPr>
          <w:b/>
          <w:bCs/>
        </w:rPr>
        <w:t>25</w:t>
      </w:r>
      <w:r w:rsidRPr="00A76108">
        <w:t>, 1–18.</w:t>
      </w:r>
      <w:r w:rsidR="00AF5286">
        <w:t xml:space="preserve"> </w:t>
      </w:r>
      <w:hyperlink r:id="rId52" w:history="1">
        <w:r w:rsidR="00AF5286" w:rsidRPr="007C73FC">
          <w:rPr>
            <w:rStyle w:val="Lienhypertexte"/>
          </w:rPr>
          <w:t>https://doi.org/10.18637/jss.v025.i01</w:t>
        </w:r>
      </w:hyperlink>
    </w:p>
    <w:p w14:paraId="208DC927" w14:textId="4D85B532" w:rsidR="00A76108" w:rsidRPr="00A76108" w:rsidRDefault="000D0330" w:rsidP="00A76108">
      <w:pPr>
        <w:pStyle w:val="PCJReference"/>
      </w:pPr>
      <w:r w:rsidRPr="00354E83">
        <w:t xml:space="preserve">Li K, Guo N, Zhang M, Du Y, Xu J, Li S, Wang J, Wang R, Liu X, Qin M, Xu Y, Zhu Y, Song J, Xu A, </w:t>
      </w:r>
      <w:r w:rsidR="001D2CEA" w:rsidRPr="00354E83">
        <w:t>Zhen H (2024) Identification of genetic loci and candidate genes regulating photosynthesis and leaf morphology through genome-wide association study in Brassica napus L.</w:t>
      </w:r>
      <w:r w:rsidR="00AF5286">
        <w:t xml:space="preserve"> </w:t>
      </w:r>
      <w:r w:rsidR="001D2CEA" w:rsidRPr="001D2CEA">
        <w:rPr>
          <w:i/>
          <w:iCs/>
        </w:rPr>
        <w:t>Frontiers in Plant Science</w:t>
      </w:r>
      <w:r w:rsidR="001D2CEA">
        <w:t xml:space="preserve">, </w:t>
      </w:r>
      <w:r w:rsidR="001D2CEA" w:rsidRPr="001D2CEA">
        <w:rPr>
          <w:b/>
          <w:bCs/>
        </w:rPr>
        <w:t>15</w:t>
      </w:r>
      <w:r w:rsidR="001D2CEA">
        <w:t xml:space="preserve">, 1467927. </w:t>
      </w:r>
      <w:hyperlink r:id="rId53" w:history="1">
        <w:r w:rsidR="001D2CEA" w:rsidRPr="004D7D8E">
          <w:rPr>
            <w:rStyle w:val="Lienhypertexte"/>
          </w:rPr>
          <w:t>https://doi.org/10.3389/fpls.2024.1467927</w:t>
        </w:r>
      </w:hyperlink>
      <w:r w:rsidR="001D2CEA">
        <w:t xml:space="preserve">  </w:t>
      </w:r>
    </w:p>
    <w:p w14:paraId="71279A75" w14:textId="7C039DD6" w:rsidR="00A76108" w:rsidRPr="00A76108" w:rsidRDefault="00A76108" w:rsidP="00A76108">
      <w:pPr>
        <w:pStyle w:val="PCJReference"/>
      </w:pPr>
      <w:r w:rsidRPr="00A76108">
        <w:t xml:space="preserve">Liao M, Fillery IRP, Palta JA (2004) Early vigorous growth is a major factor influencing nitrogen uptake in wheat. </w:t>
      </w:r>
      <w:r w:rsidRPr="00A76108">
        <w:rPr>
          <w:i/>
          <w:iCs/>
        </w:rPr>
        <w:t>Functional Plant Biology</w:t>
      </w:r>
      <w:r w:rsidRPr="00A76108">
        <w:t xml:space="preserve">, </w:t>
      </w:r>
      <w:r w:rsidRPr="00A76108">
        <w:rPr>
          <w:b/>
          <w:bCs/>
        </w:rPr>
        <w:t>31</w:t>
      </w:r>
      <w:r w:rsidRPr="00A76108">
        <w:t>, 121–129.</w:t>
      </w:r>
      <w:r w:rsidR="00AF5286">
        <w:t xml:space="preserve"> </w:t>
      </w:r>
      <w:hyperlink r:id="rId54" w:history="1">
        <w:r w:rsidR="00AF5286" w:rsidRPr="007C73FC">
          <w:rPr>
            <w:rStyle w:val="Lienhypertexte"/>
          </w:rPr>
          <w:t>https://doi.org/10.1071/fp03060</w:t>
        </w:r>
      </w:hyperlink>
      <w:r w:rsidR="00AF5286">
        <w:t xml:space="preserve"> </w:t>
      </w:r>
    </w:p>
    <w:p w14:paraId="21920D5C" w14:textId="40F3B48B" w:rsidR="00A76108" w:rsidRPr="00A76108" w:rsidRDefault="00A76108" w:rsidP="00A76108">
      <w:pPr>
        <w:pStyle w:val="PCJReference"/>
      </w:pPr>
      <w:r w:rsidRPr="00A76108">
        <w:t xml:space="preserve">Lippert C, Listgarten J, Liu Y, Kadie CM, Davidson RI, Heckerman D (2011) FaST linear mixed models for genome-wide association studies. </w:t>
      </w:r>
      <w:r w:rsidRPr="00A76108">
        <w:rPr>
          <w:i/>
          <w:iCs/>
        </w:rPr>
        <w:t>Nature Methods</w:t>
      </w:r>
      <w:r w:rsidRPr="00A76108">
        <w:t xml:space="preserve">, </w:t>
      </w:r>
      <w:r w:rsidRPr="00A76108">
        <w:rPr>
          <w:b/>
          <w:bCs/>
        </w:rPr>
        <w:t>8</w:t>
      </w:r>
      <w:r w:rsidRPr="00A76108">
        <w:t xml:space="preserve">, 833–835. </w:t>
      </w:r>
      <w:hyperlink r:id="rId55" w:history="1">
        <w:r w:rsidRPr="00A76108">
          <w:rPr>
            <w:rStyle w:val="Lienhypertexte"/>
          </w:rPr>
          <w:t>https://doi.org/10.1038/nmeth.1681</w:t>
        </w:r>
      </w:hyperlink>
      <w:r w:rsidRPr="00A76108">
        <w:t xml:space="preserve"> </w:t>
      </w:r>
    </w:p>
    <w:p w14:paraId="6222D3FF" w14:textId="44404DD4" w:rsidR="00A76108" w:rsidRPr="00A76108" w:rsidRDefault="00A76108" w:rsidP="00A76108">
      <w:pPr>
        <w:pStyle w:val="PCJReference"/>
      </w:pPr>
      <w:r w:rsidRPr="00A76108">
        <w:t>Liu S, Remley M, Nichols RL, Fritschi FB</w:t>
      </w:r>
      <w:r>
        <w:t xml:space="preserve"> (2019)</w:t>
      </w:r>
      <w:r w:rsidRPr="00A76108">
        <w:t xml:space="preserve"> Morphological Traits Underlying Differences in Early Vigor among Four Cotton Genotypes. </w:t>
      </w:r>
      <w:r w:rsidRPr="00A76108">
        <w:rPr>
          <w:i/>
          <w:iCs/>
        </w:rPr>
        <w:t>Crop Science</w:t>
      </w:r>
      <w:r>
        <w:t xml:space="preserve">, </w:t>
      </w:r>
      <w:r w:rsidRPr="00A76108">
        <w:rPr>
          <w:b/>
          <w:bCs/>
        </w:rPr>
        <w:t>59,</w:t>
      </w:r>
      <w:r>
        <w:t xml:space="preserve"> </w:t>
      </w:r>
      <w:r w:rsidRPr="00A76108">
        <w:t>1165–</w:t>
      </w:r>
      <w:r>
        <w:t>11</w:t>
      </w:r>
      <w:r w:rsidRPr="00A76108">
        <w:t>81.</w:t>
      </w:r>
      <w:r w:rsidR="00AF5286">
        <w:t xml:space="preserve"> </w:t>
      </w:r>
      <w:hyperlink r:id="rId56" w:history="1">
        <w:r w:rsidR="00AF5286" w:rsidRPr="007C73FC">
          <w:rPr>
            <w:rStyle w:val="Lienhypertexte"/>
          </w:rPr>
          <w:t>https://doi.org/10.2135/cropsci2018.10.0611</w:t>
        </w:r>
      </w:hyperlink>
      <w:r w:rsidR="00AF5286">
        <w:t xml:space="preserve"> </w:t>
      </w:r>
    </w:p>
    <w:p w14:paraId="479980D4" w14:textId="7ADDEA2F" w:rsidR="00A76108" w:rsidRPr="00F41774" w:rsidRDefault="00A76108" w:rsidP="00A76108">
      <w:pPr>
        <w:pStyle w:val="PCJReference"/>
      </w:pPr>
      <w:r w:rsidRPr="00F41774">
        <w:t>Longin CFH, Reif JC</w:t>
      </w:r>
      <w:r w:rsidR="005D205D" w:rsidRPr="00F41774">
        <w:t xml:space="preserve"> (2014)</w:t>
      </w:r>
      <w:r w:rsidRPr="00F41774">
        <w:t xml:space="preserve"> Redesigning the exploitation of wheat genetic resources. </w:t>
      </w:r>
      <w:r w:rsidRPr="00F41774">
        <w:rPr>
          <w:i/>
          <w:iCs/>
        </w:rPr>
        <w:t>Trends in Plant Science</w:t>
      </w:r>
      <w:r w:rsidR="005D205D" w:rsidRPr="00F41774">
        <w:t xml:space="preserve">, </w:t>
      </w:r>
      <w:r w:rsidRPr="00F41774">
        <w:rPr>
          <w:b/>
          <w:bCs/>
        </w:rPr>
        <w:t>19</w:t>
      </w:r>
      <w:r w:rsidR="005D205D" w:rsidRPr="00F41774">
        <w:t xml:space="preserve">, </w:t>
      </w:r>
      <w:r w:rsidRPr="00F41774">
        <w:t>631–</w:t>
      </w:r>
      <w:r w:rsidR="005D205D" w:rsidRPr="00F41774">
        <w:t>63</w:t>
      </w:r>
      <w:r w:rsidRPr="00F41774">
        <w:t>6.</w:t>
      </w:r>
      <w:r w:rsidR="00AF5286">
        <w:t xml:space="preserve"> </w:t>
      </w:r>
      <w:hyperlink r:id="rId57" w:history="1">
        <w:r w:rsidR="00AF5286" w:rsidRPr="007C73FC">
          <w:rPr>
            <w:rStyle w:val="Lienhypertexte"/>
          </w:rPr>
          <w:t>https://doi.org/10.1016/j.tplants.2014.06.012</w:t>
        </w:r>
      </w:hyperlink>
      <w:r w:rsidR="00AF5286">
        <w:t xml:space="preserve"> </w:t>
      </w:r>
    </w:p>
    <w:p w14:paraId="5C303C28" w14:textId="7DFBA728" w:rsidR="00820DBC" w:rsidRPr="00294B80" w:rsidRDefault="00820DBC" w:rsidP="00820DBC">
      <w:pPr>
        <w:pStyle w:val="PCJReference"/>
      </w:pPr>
      <w:r w:rsidRPr="00F41774">
        <w:t xml:space="preserve">Lu K, Wei L, Li X, Wang Y, Wu J, Liu M, Zhang C, Chen Z, Xiao Z, Jian H, Cheng F, Zhang K, </w:t>
      </w:r>
      <w:r w:rsidR="00F41774" w:rsidRPr="00F41774">
        <w:t xml:space="preserve"> Du H, Cheng X, Qu C, Qian W, Liu L, Wang R, Zou Q, Ying J, Xu X, Mei J, Liang Y, Chai YR, Wan H, Ni Y, He Y, Lin N, Fan Y, Sun W </w:t>
      </w:r>
      <w:r w:rsidRPr="00F41774">
        <w:t xml:space="preserve">, </w:t>
      </w:r>
      <w:r w:rsidR="00F41774" w:rsidRPr="00F41774">
        <w:t>Li NN, Zhou G, Zheng H, Wang X, Paterson AH, Li J (2019)</w:t>
      </w:r>
      <w:r w:rsidRPr="00F41774">
        <w:t xml:space="preserve"> Whole-genome resequencing reveals </w:t>
      </w:r>
      <w:r w:rsidRPr="003371D4">
        <w:rPr>
          <w:i/>
          <w:iCs/>
        </w:rPr>
        <w:t>Brassica napus</w:t>
      </w:r>
      <w:r w:rsidRPr="00F41774">
        <w:t xml:space="preserve"> origin and genetic loci involved in its improvement. </w:t>
      </w:r>
      <w:r w:rsidRPr="00F41774">
        <w:rPr>
          <w:i/>
          <w:iCs/>
        </w:rPr>
        <w:t>Nature Communications</w:t>
      </w:r>
      <w:r w:rsidRPr="00F41774">
        <w:t>,</w:t>
      </w:r>
      <w:r w:rsidRPr="00F41774">
        <w:rPr>
          <w:b/>
          <w:bCs/>
        </w:rPr>
        <w:t>10</w:t>
      </w:r>
      <w:r w:rsidRPr="00F41774">
        <w:t>,1154.</w:t>
      </w:r>
      <w:r w:rsidRPr="00F41774">
        <w:rPr>
          <w:rStyle w:val="c-bibliographic-informationvalue"/>
        </w:rPr>
        <w:t xml:space="preserve"> </w:t>
      </w:r>
      <w:hyperlink r:id="rId58" w:history="1">
        <w:r w:rsidRPr="00F41774">
          <w:rPr>
            <w:rStyle w:val="Lienhypertexte"/>
          </w:rPr>
          <w:t>https://doi.org/10.1038/s41467-019-09134-9</w:t>
        </w:r>
      </w:hyperlink>
      <w:r>
        <w:rPr>
          <w:rStyle w:val="c-bibliographic-informationvalue"/>
        </w:rPr>
        <w:t xml:space="preserve"> </w:t>
      </w:r>
    </w:p>
    <w:p w14:paraId="16190C81" w14:textId="1FA7690F" w:rsidR="004D0F2B" w:rsidRPr="004D0F2B" w:rsidRDefault="004D0F2B" w:rsidP="004D0F2B">
      <w:pPr>
        <w:pStyle w:val="PCJReference"/>
      </w:pPr>
      <w:r w:rsidRPr="004D0F2B">
        <w:lastRenderedPageBreak/>
        <w:t>Namuco OS, Cairns JE, Johnson DE</w:t>
      </w:r>
      <w:r>
        <w:t xml:space="preserve"> (2009)</w:t>
      </w:r>
      <w:r w:rsidRPr="004D0F2B">
        <w:t xml:space="preserve"> Investigating early vigour in upland rice (</w:t>
      </w:r>
      <w:r w:rsidRPr="004D0F2B">
        <w:rPr>
          <w:i/>
          <w:iCs/>
        </w:rPr>
        <w:t>Oryza sativa</w:t>
      </w:r>
      <w:r w:rsidRPr="004D0F2B">
        <w:t xml:space="preserve"> L.): Part I. Seedling growth and grain yield in competition with weeds. </w:t>
      </w:r>
      <w:r w:rsidRPr="004D0F2B">
        <w:rPr>
          <w:i/>
          <w:iCs/>
        </w:rPr>
        <w:t>Field Crops Research</w:t>
      </w:r>
      <w:r>
        <w:rPr>
          <w:i/>
          <w:iCs/>
        </w:rPr>
        <w:t>,</w:t>
      </w:r>
      <w:r w:rsidRPr="004D0F2B">
        <w:rPr>
          <w:b/>
          <w:bCs/>
        </w:rPr>
        <w:t>113</w:t>
      </w:r>
      <w:r>
        <w:t>,</w:t>
      </w:r>
      <w:r w:rsidRPr="004D0F2B">
        <w:t>197–206.</w:t>
      </w:r>
      <w:r w:rsidR="00AF5286">
        <w:t xml:space="preserve"> </w:t>
      </w:r>
      <w:hyperlink r:id="rId59" w:history="1">
        <w:r w:rsidR="00AF5286" w:rsidRPr="007C73FC">
          <w:rPr>
            <w:rStyle w:val="Lienhypertexte"/>
          </w:rPr>
          <w:t>https://doi.org/10.1016/j.fcr.2009.05.008</w:t>
        </w:r>
      </w:hyperlink>
      <w:r w:rsidR="00AF5286">
        <w:t xml:space="preserve"> </w:t>
      </w:r>
    </w:p>
    <w:p w14:paraId="5A017246" w14:textId="51B7C39E" w:rsidR="004D0F2B" w:rsidRPr="004D0F2B" w:rsidRDefault="004D0F2B" w:rsidP="004D0F2B">
      <w:pPr>
        <w:pStyle w:val="PCJReference"/>
      </w:pPr>
      <w:r w:rsidRPr="004D0F2B">
        <w:t xml:space="preserve">Nelson MN, Nesi N, Barrero JM, Fletcher AL, Greaves IK, Hughes T, </w:t>
      </w:r>
      <w:r>
        <w:t xml:space="preserve">Laperche A, Snowdon R, Rebetzke, GJ, </w:t>
      </w:r>
      <w:r w:rsidRPr="004D0F2B">
        <w:t>Kirkegaard</w:t>
      </w:r>
      <w:r>
        <w:t xml:space="preserve"> JA (2022) </w:t>
      </w:r>
      <w:r w:rsidRPr="004D0F2B">
        <w:t xml:space="preserve">Strategies to improve field establishment of canola: A review. </w:t>
      </w:r>
      <w:r w:rsidRPr="004D0F2B">
        <w:rPr>
          <w:i/>
          <w:iCs/>
        </w:rPr>
        <w:t>Advances in Agronomy</w:t>
      </w:r>
      <w:r w:rsidRPr="004D0F2B">
        <w:t xml:space="preserve">. </w:t>
      </w:r>
      <w:r w:rsidRPr="004D0F2B">
        <w:rPr>
          <w:b/>
          <w:bCs/>
        </w:rPr>
        <w:t>175</w:t>
      </w:r>
      <w:r>
        <w:t xml:space="preserve">, </w:t>
      </w:r>
      <w:r w:rsidRPr="004D0F2B">
        <w:t xml:space="preserve">33–77. </w:t>
      </w:r>
      <w:hyperlink r:id="rId60" w:history="1">
        <w:r w:rsidRPr="007C73FC">
          <w:rPr>
            <w:rStyle w:val="Lienhypertexte"/>
          </w:rPr>
          <w:t>https://doi.org/10.1016/bs.agron.2022.05.001</w:t>
        </w:r>
      </w:hyperlink>
      <w:r>
        <w:t xml:space="preserve"> </w:t>
      </w:r>
    </w:p>
    <w:p w14:paraId="0489D73A" w14:textId="03BF15FD" w:rsidR="004D0F2B" w:rsidRPr="004D0F2B" w:rsidRDefault="004D0F2B" w:rsidP="004D0F2B">
      <w:pPr>
        <w:pStyle w:val="PCJReference"/>
      </w:pPr>
      <w:r w:rsidRPr="004D0F2B">
        <w:t>Nguyen TCT, Abrams SR, Friedt W, Snowdon RJ</w:t>
      </w:r>
      <w:r>
        <w:t xml:space="preserve"> (2018)</w:t>
      </w:r>
      <w:r w:rsidRPr="004D0F2B">
        <w:t xml:space="preserve"> Quantitative trait locus analysis of seed germination, seedling vigour and seedling-regulated hormones in </w:t>
      </w:r>
      <w:r w:rsidRPr="003371D4">
        <w:rPr>
          <w:i/>
          <w:iCs/>
        </w:rPr>
        <w:t>Brassica napus</w:t>
      </w:r>
      <w:r w:rsidRPr="004D0F2B">
        <w:t xml:space="preserve">. </w:t>
      </w:r>
      <w:r w:rsidRPr="004D0F2B">
        <w:rPr>
          <w:i/>
          <w:iCs/>
        </w:rPr>
        <w:t>Plant Breeding</w:t>
      </w:r>
      <w:r>
        <w:t xml:space="preserve">, </w:t>
      </w:r>
      <w:r w:rsidRPr="004D0F2B">
        <w:rPr>
          <w:b/>
          <w:bCs/>
        </w:rPr>
        <w:t>137</w:t>
      </w:r>
      <w:r>
        <w:t xml:space="preserve">, </w:t>
      </w:r>
      <w:r w:rsidRPr="004D0F2B">
        <w:t>388–401.</w:t>
      </w:r>
      <w:r w:rsidR="00AF5286">
        <w:t xml:space="preserve"> </w:t>
      </w:r>
      <w:hyperlink r:id="rId61" w:history="1">
        <w:r w:rsidR="00AF5286" w:rsidRPr="007C73FC">
          <w:rPr>
            <w:rStyle w:val="Lienhypertexte"/>
          </w:rPr>
          <w:t>https://doi.org/10.3389/fpls.2015.01032</w:t>
        </w:r>
      </w:hyperlink>
      <w:r w:rsidR="00AF5286">
        <w:t xml:space="preserve"> </w:t>
      </w:r>
    </w:p>
    <w:p w14:paraId="37127FD9" w14:textId="03B69D3B" w:rsidR="004D0F2B" w:rsidRPr="004D0F2B" w:rsidRDefault="004D0F2B" w:rsidP="004D0F2B">
      <w:pPr>
        <w:pStyle w:val="PCJReference"/>
      </w:pPr>
      <w:r w:rsidRPr="004D0F2B">
        <w:t>Pang J, Palta JA, Rebetzke GJ, Milroy SP</w:t>
      </w:r>
      <w:r w:rsidR="00C43E97">
        <w:t xml:space="preserve"> (2013)</w:t>
      </w:r>
      <w:r w:rsidRPr="004D0F2B">
        <w:t xml:space="preserve"> Wheat genotypes with high early vigour accumulate more nitrogen and have higher photosynthetic nitrogen use efficiency during early growth. </w:t>
      </w:r>
      <w:r w:rsidRPr="00C43E97">
        <w:rPr>
          <w:i/>
          <w:iCs/>
        </w:rPr>
        <w:t>Functional Plant Biol</w:t>
      </w:r>
      <w:r w:rsidR="00C43E97" w:rsidRPr="00C43E97">
        <w:rPr>
          <w:i/>
          <w:iCs/>
        </w:rPr>
        <w:t>iogy</w:t>
      </w:r>
      <w:r w:rsidR="00C43E97">
        <w:t xml:space="preserve">, </w:t>
      </w:r>
      <w:r w:rsidRPr="00C43E97">
        <w:rPr>
          <w:b/>
          <w:bCs/>
        </w:rPr>
        <w:t>41</w:t>
      </w:r>
      <w:r w:rsidR="00C43E97">
        <w:t xml:space="preserve">, </w:t>
      </w:r>
      <w:r w:rsidRPr="004D0F2B">
        <w:t>215–</w:t>
      </w:r>
      <w:r w:rsidR="00C43E97">
        <w:t>2</w:t>
      </w:r>
      <w:r w:rsidRPr="004D0F2B">
        <w:t>22.</w:t>
      </w:r>
      <w:r w:rsidR="00AF5286">
        <w:t xml:space="preserve"> </w:t>
      </w:r>
      <w:hyperlink r:id="rId62" w:history="1">
        <w:r w:rsidR="00AF5286" w:rsidRPr="007C73FC">
          <w:rPr>
            <w:rStyle w:val="Lienhypertexte"/>
          </w:rPr>
          <w:t>https://doi.org/10.1071/fp13143</w:t>
        </w:r>
      </w:hyperlink>
      <w:r w:rsidR="00AF5286">
        <w:t xml:space="preserve"> </w:t>
      </w:r>
    </w:p>
    <w:p w14:paraId="5BBF6F03" w14:textId="19C4881E" w:rsidR="004D0F2B" w:rsidRPr="004D0F2B" w:rsidRDefault="004D0F2B" w:rsidP="004D0F2B">
      <w:pPr>
        <w:pStyle w:val="PCJReference"/>
      </w:pPr>
      <w:r w:rsidRPr="004D0F2B">
        <w:t>Peter R, Eschholz TW, Stamp P, Liedgens</w:t>
      </w:r>
      <w:r w:rsidR="00C43E97">
        <w:t xml:space="preserve"> (2009)</w:t>
      </w:r>
      <w:r w:rsidRPr="004D0F2B">
        <w:t xml:space="preserve"> M. Swiss Flint maize landraces—A rich pool of variability for early vigour in cool environments. </w:t>
      </w:r>
      <w:r w:rsidRPr="00C43E97">
        <w:rPr>
          <w:i/>
          <w:iCs/>
        </w:rPr>
        <w:t>Field Crops Research</w:t>
      </w:r>
      <w:r w:rsidR="00C43E97">
        <w:t>,</w:t>
      </w:r>
      <w:r w:rsidRPr="00C43E97">
        <w:rPr>
          <w:b/>
          <w:bCs/>
        </w:rPr>
        <w:t>110</w:t>
      </w:r>
      <w:r w:rsidR="00C43E97">
        <w:t>,</w:t>
      </w:r>
      <w:r w:rsidRPr="004D0F2B">
        <w:t>157–</w:t>
      </w:r>
      <w:r w:rsidR="00C43E97">
        <w:t>1</w:t>
      </w:r>
      <w:r w:rsidRPr="004D0F2B">
        <w:t>66.</w:t>
      </w:r>
      <w:r w:rsidR="00AF5286">
        <w:t xml:space="preserve"> </w:t>
      </w:r>
      <w:hyperlink r:id="rId63" w:history="1">
        <w:r w:rsidR="00AF5286" w:rsidRPr="007C73FC">
          <w:rPr>
            <w:rStyle w:val="Lienhypertexte"/>
          </w:rPr>
          <w:t>https://doi.org/10.1016/j.fcr.2008.07.015</w:t>
        </w:r>
      </w:hyperlink>
      <w:r w:rsidR="00AF5286">
        <w:t xml:space="preserve"> </w:t>
      </w:r>
    </w:p>
    <w:p w14:paraId="5A12B55B" w14:textId="26B316EC" w:rsidR="004D0F2B" w:rsidRDefault="004D0F2B" w:rsidP="004D0F2B">
      <w:pPr>
        <w:pStyle w:val="PCJReference"/>
      </w:pPr>
      <w:r w:rsidRPr="004D0F2B">
        <w:t xml:space="preserve">Purcell S, Neale B, Todd-Brown K, Thomas L, Ferreira MAR, Bender D, </w:t>
      </w:r>
      <w:r w:rsidR="00C43E97">
        <w:t>Maller J, Sklar P, de Bakker PIW, Daly MJ, Sham PC (2007)</w:t>
      </w:r>
      <w:r w:rsidRPr="004D0F2B">
        <w:t xml:space="preserve"> PLINK: A Tool Set for Whole-Genome Association and Population-Based Linkage Analyses. </w:t>
      </w:r>
      <w:r w:rsidR="009C3328" w:rsidRPr="009C3328">
        <w:rPr>
          <w:i/>
          <w:iCs/>
        </w:rPr>
        <w:t>The</w:t>
      </w:r>
      <w:r w:rsidR="009C3328">
        <w:t xml:space="preserve"> </w:t>
      </w:r>
      <w:r w:rsidRPr="00C43E97">
        <w:rPr>
          <w:i/>
          <w:iCs/>
        </w:rPr>
        <w:t>Am</w:t>
      </w:r>
      <w:r w:rsidR="00C43E97" w:rsidRPr="00C43E97">
        <w:rPr>
          <w:i/>
          <w:iCs/>
        </w:rPr>
        <w:t>erican</w:t>
      </w:r>
      <w:r w:rsidRPr="00C43E97">
        <w:rPr>
          <w:i/>
          <w:iCs/>
        </w:rPr>
        <w:t xml:space="preserve"> J</w:t>
      </w:r>
      <w:r w:rsidR="00C43E97" w:rsidRPr="00C43E97">
        <w:rPr>
          <w:i/>
          <w:iCs/>
        </w:rPr>
        <w:t>ournal of</w:t>
      </w:r>
      <w:r w:rsidRPr="00C43E97">
        <w:rPr>
          <w:i/>
          <w:iCs/>
        </w:rPr>
        <w:t xml:space="preserve"> Hum</w:t>
      </w:r>
      <w:r w:rsidR="00C43E97" w:rsidRPr="00C43E97">
        <w:rPr>
          <w:i/>
          <w:iCs/>
        </w:rPr>
        <w:t>an</w:t>
      </w:r>
      <w:r w:rsidRPr="00C43E97">
        <w:rPr>
          <w:i/>
          <w:iCs/>
        </w:rPr>
        <w:t xml:space="preserve"> Genet</w:t>
      </w:r>
      <w:r w:rsidR="00C43E97" w:rsidRPr="00C43E97">
        <w:rPr>
          <w:i/>
          <w:iCs/>
        </w:rPr>
        <w:t>ics</w:t>
      </w:r>
      <w:r w:rsidR="00C43E97">
        <w:t xml:space="preserve">, </w:t>
      </w:r>
      <w:r w:rsidRPr="00C43E97">
        <w:rPr>
          <w:b/>
          <w:bCs/>
        </w:rPr>
        <w:t>81</w:t>
      </w:r>
      <w:r w:rsidR="00C43E97">
        <w:t xml:space="preserve">, </w:t>
      </w:r>
      <w:r w:rsidRPr="004D0F2B">
        <w:t>559–</w:t>
      </w:r>
      <w:r w:rsidR="00C43E97">
        <w:t>5</w:t>
      </w:r>
      <w:r w:rsidRPr="004D0F2B">
        <w:t>75.</w:t>
      </w:r>
      <w:r w:rsidR="00FF6CC3">
        <w:t xml:space="preserve"> </w:t>
      </w:r>
      <w:hyperlink r:id="rId64" w:history="1">
        <w:r w:rsidR="00FF6CC3" w:rsidRPr="007C73FC">
          <w:rPr>
            <w:rStyle w:val="Lienhypertexte"/>
          </w:rPr>
          <w:t>https://doi.org/10.1086/519795</w:t>
        </w:r>
      </w:hyperlink>
      <w:r w:rsidR="00FF6CC3">
        <w:t xml:space="preserve"> </w:t>
      </w:r>
    </w:p>
    <w:p w14:paraId="1AC45A26" w14:textId="6E93F671" w:rsidR="004D0F2B" w:rsidRDefault="004D0F2B" w:rsidP="004D0F2B">
      <w:pPr>
        <w:pStyle w:val="PCJReference"/>
      </w:pPr>
      <w:r w:rsidRPr="004D0F2B">
        <w:t xml:space="preserve">Qian W, Meng J, Li M, Frauen M, Sass O, Noack J, </w:t>
      </w:r>
      <w:r w:rsidR="0099558E">
        <w:t>Jung C (2006)</w:t>
      </w:r>
      <w:r w:rsidRPr="004D0F2B">
        <w:t xml:space="preserve"> Introgression of genomic components from Chinese Brassica rapa contributes to widening the genetic diversity in rapeseed (B. napus L.), with emphasis on the evolution of Chinese rapeseed. </w:t>
      </w:r>
      <w:r w:rsidRPr="0099558E">
        <w:rPr>
          <w:i/>
          <w:iCs/>
        </w:rPr>
        <w:t>Theor</w:t>
      </w:r>
      <w:r w:rsidR="0099558E" w:rsidRPr="0099558E">
        <w:rPr>
          <w:i/>
          <w:iCs/>
        </w:rPr>
        <w:t>etical and</w:t>
      </w:r>
      <w:r w:rsidRPr="0099558E">
        <w:rPr>
          <w:i/>
          <w:iCs/>
        </w:rPr>
        <w:t xml:space="preserve"> Appl</w:t>
      </w:r>
      <w:r w:rsidR="0099558E" w:rsidRPr="0099558E">
        <w:rPr>
          <w:i/>
          <w:iCs/>
        </w:rPr>
        <w:t>ied</w:t>
      </w:r>
      <w:r w:rsidRPr="0099558E">
        <w:rPr>
          <w:i/>
          <w:iCs/>
        </w:rPr>
        <w:t xml:space="preserve"> Genet</w:t>
      </w:r>
      <w:r w:rsidR="0099558E" w:rsidRPr="0099558E">
        <w:rPr>
          <w:i/>
          <w:iCs/>
        </w:rPr>
        <w:t>ics</w:t>
      </w:r>
      <w:r w:rsidR="0099558E">
        <w:t xml:space="preserve">, </w:t>
      </w:r>
      <w:r w:rsidRPr="0099558E">
        <w:rPr>
          <w:b/>
          <w:bCs/>
        </w:rPr>
        <w:t>113</w:t>
      </w:r>
      <w:r w:rsidR="0099558E">
        <w:t xml:space="preserve">, </w:t>
      </w:r>
      <w:r w:rsidRPr="004D0F2B">
        <w:t>49–54.</w:t>
      </w:r>
      <w:r w:rsidR="0099558E" w:rsidRPr="0099558E">
        <w:t xml:space="preserve"> </w:t>
      </w:r>
      <w:hyperlink r:id="rId65" w:history="1">
        <w:r w:rsidR="0099558E" w:rsidRPr="007C73FC">
          <w:rPr>
            <w:rStyle w:val="Lienhypertexte"/>
          </w:rPr>
          <w:t>https://doi.org/10.1007/s00122-006-0269-3</w:t>
        </w:r>
      </w:hyperlink>
      <w:r w:rsidR="0099558E">
        <w:t xml:space="preserve"> </w:t>
      </w:r>
    </w:p>
    <w:p w14:paraId="79C32178" w14:textId="1D2766F5" w:rsidR="004D0F2B" w:rsidRPr="004D0F2B" w:rsidRDefault="004D0F2B" w:rsidP="004D0F2B">
      <w:pPr>
        <w:pStyle w:val="PCJReference"/>
      </w:pPr>
      <w:r w:rsidRPr="004D0F2B">
        <w:t>Qian W, Sass O, Meng J, Li M, Frauen M, Jung C</w:t>
      </w:r>
      <w:r w:rsidR="0099558E">
        <w:t xml:space="preserve"> (2007)</w:t>
      </w:r>
      <w:r w:rsidRPr="004D0F2B">
        <w:t xml:space="preserve"> Heterotic patterns in rapeseed (</w:t>
      </w:r>
      <w:r w:rsidRPr="0099558E">
        <w:rPr>
          <w:i/>
          <w:iCs/>
        </w:rPr>
        <w:t>Brassica napus</w:t>
      </w:r>
      <w:r w:rsidRPr="004D0F2B">
        <w:t xml:space="preserve"> L.): I. Crosses between spring and Chinese semi-winter lines. </w:t>
      </w:r>
      <w:r w:rsidR="0099558E" w:rsidRPr="0099558E">
        <w:rPr>
          <w:i/>
          <w:iCs/>
        </w:rPr>
        <w:t>Theoretical and Applied Genetics</w:t>
      </w:r>
      <w:r w:rsidR="0099558E">
        <w:rPr>
          <w:i/>
          <w:iCs/>
        </w:rPr>
        <w:t xml:space="preserve">, </w:t>
      </w:r>
      <w:r w:rsidRPr="0099558E">
        <w:rPr>
          <w:b/>
          <w:bCs/>
        </w:rPr>
        <w:t>115</w:t>
      </w:r>
      <w:r w:rsidR="0099558E">
        <w:t xml:space="preserve">, </w:t>
      </w:r>
      <w:r w:rsidRPr="004D0F2B">
        <w:t>27–34.</w:t>
      </w:r>
      <w:r w:rsidR="00AF5286">
        <w:t xml:space="preserve"> </w:t>
      </w:r>
      <w:hyperlink r:id="rId66" w:history="1">
        <w:r w:rsidR="00AF5286" w:rsidRPr="007C73FC">
          <w:rPr>
            <w:rStyle w:val="Lienhypertexte"/>
          </w:rPr>
          <w:t>https://doi.org/10.1007/s00122-007-0537-x</w:t>
        </w:r>
      </w:hyperlink>
      <w:r w:rsidR="00AF5286">
        <w:t xml:space="preserve"> </w:t>
      </w:r>
    </w:p>
    <w:p w14:paraId="4DE7E53D" w14:textId="7F35DE87" w:rsidR="004D0F2B" w:rsidRDefault="004D0F2B" w:rsidP="004D0F2B">
      <w:pPr>
        <w:pStyle w:val="PCJReference"/>
      </w:pPr>
      <w:r w:rsidRPr="004D0F2B">
        <w:t xml:space="preserve">Qian W, Li Q, Noack J, Sass O, Meng J, Frauen M, </w:t>
      </w:r>
      <w:r w:rsidR="0099558E">
        <w:t>Jung C (2009)</w:t>
      </w:r>
      <w:r w:rsidRPr="004D0F2B">
        <w:t xml:space="preserve"> Heterotic patterns in rapeseed (</w:t>
      </w:r>
      <w:r w:rsidRPr="003371D4">
        <w:rPr>
          <w:i/>
          <w:iCs/>
        </w:rPr>
        <w:t>Brassica napus</w:t>
      </w:r>
      <w:r w:rsidRPr="004D0F2B">
        <w:t xml:space="preserve"> L.): II. Crosses between European winter and Chinese semi-winter lines. </w:t>
      </w:r>
      <w:r w:rsidRPr="0099558E">
        <w:rPr>
          <w:i/>
          <w:iCs/>
        </w:rPr>
        <w:t>Plant Breeding</w:t>
      </w:r>
      <w:r w:rsidR="0099558E">
        <w:t xml:space="preserve">, </w:t>
      </w:r>
      <w:r w:rsidRPr="0099558E">
        <w:rPr>
          <w:b/>
          <w:bCs/>
        </w:rPr>
        <w:t>128</w:t>
      </w:r>
      <w:r w:rsidR="0099558E">
        <w:t xml:space="preserve">, </w:t>
      </w:r>
      <w:r w:rsidRPr="004D0F2B">
        <w:t>466–</w:t>
      </w:r>
      <w:r w:rsidR="0099558E">
        <w:t>4</w:t>
      </w:r>
      <w:r w:rsidRPr="004D0F2B">
        <w:t>70.</w:t>
      </w:r>
      <w:r w:rsidR="0099558E" w:rsidRPr="0099558E">
        <w:t xml:space="preserve"> </w:t>
      </w:r>
      <w:hyperlink r:id="rId67" w:history="1">
        <w:r w:rsidR="0099558E" w:rsidRPr="007C73FC">
          <w:rPr>
            <w:rStyle w:val="Lienhypertexte"/>
          </w:rPr>
          <w:t>https://doi.org/10.1111/j.1439-0523.2008.01597.x</w:t>
        </w:r>
      </w:hyperlink>
      <w:r w:rsidR="0099558E">
        <w:t xml:space="preserve"> </w:t>
      </w:r>
    </w:p>
    <w:p w14:paraId="54523DAF" w14:textId="5D9D7A39" w:rsidR="004D0F2B" w:rsidRPr="004D0F2B" w:rsidRDefault="004D0F2B" w:rsidP="004D0F2B">
      <w:pPr>
        <w:pStyle w:val="PCJReference"/>
      </w:pPr>
      <w:r w:rsidRPr="004D0F2B">
        <w:t>Quijada PA, Udall JA, Lambert B, Osborn TC</w:t>
      </w:r>
      <w:r w:rsidR="0099558E">
        <w:t xml:space="preserve"> (2006)</w:t>
      </w:r>
      <w:r w:rsidRPr="004D0F2B">
        <w:t xml:space="preserve"> Quantitative trait analysis of seed yield and other complex traits in hybrid spring rapeseed (</w:t>
      </w:r>
      <w:r w:rsidRPr="003371D4">
        <w:rPr>
          <w:i/>
          <w:iCs/>
        </w:rPr>
        <w:t>Brassica napus</w:t>
      </w:r>
      <w:r w:rsidRPr="004D0F2B">
        <w:t xml:space="preserve"> L.): 1. Identification of genomic regions from winter germplasm. </w:t>
      </w:r>
      <w:r w:rsidR="0099558E" w:rsidRPr="0099558E">
        <w:rPr>
          <w:i/>
          <w:iCs/>
        </w:rPr>
        <w:t>Theoretical and Applied Genetics</w:t>
      </w:r>
      <w:r w:rsidR="0099558E">
        <w:rPr>
          <w:i/>
          <w:iCs/>
        </w:rPr>
        <w:t xml:space="preserve">, </w:t>
      </w:r>
      <w:r w:rsidRPr="0099558E">
        <w:rPr>
          <w:b/>
          <w:bCs/>
        </w:rPr>
        <w:t>113</w:t>
      </w:r>
      <w:r w:rsidR="0099558E">
        <w:t xml:space="preserve">, </w:t>
      </w:r>
      <w:r w:rsidRPr="004D0F2B">
        <w:t>549–</w:t>
      </w:r>
      <w:r w:rsidR="0099558E">
        <w:t>5</w:t>
      </w:r>
      <w:r w:rsidRPr="004D0F2B">
        <w:t>61.</w:t>
      </w:r>
      <w:r w:rsidR="00AF5286">
        <w:t xml:space="preserve"> </w:t>
      </w:r>
      <w:hyperlink r:id="rId68" w:history="1">
        <w:r w:rsidR="00AF5286" w:rsidRPr="007C73FC">
          <w:rPr>
            <w:rStyle w:val="Lienhypertexte"/>
          </w:rPr>
          <w:t>https://doi.org/10.1007/s00122-006-0323-1</w:t>
        </w:r>
      </w:hyperlink>
      <w:r w:rsidR="00AF5286">
        <w:t xml:space="preserve"> </w:t>
      </w:r>
    </w:p>
    <w:p w14:paraId="72154B52" w14:textId="50F61B84" w:rsidR="004D0F2B" w:rsidRDefault="004D0F2B" w:rsidP="004D0F2B">
      <w:pPr>
        <w:pStyle w:val="PCJReference"/>
      </w:pPr>
      <w:r w:rsidRPr="004D0F2B">
        <w:t>Rahman H</w:t>
      </w:r>
      <w:r w:rsidR="0099558E">
        <w:t xml:space="preserve"> (2013) </w:t>
      </w:r>
      <w:r w:rsidRPr="004D0F2B">
        <w:t>Review: Breeding spring canola (</w:t>
      </w:r>
      <w:r w:rsidRPr="0099558E">
        <w:rPr>
          <w:i/>
          <w:iCs/>
        </w:rPr>
        <w:t>Brassica napus</w:t>
      </w:r>
      <w:r w:rsidRPr="004D0F2B">
        <w:t xml:space="preserve"> L.) by the use of exotic germplasm. </w:t>
      </w:r>
      <w:r w:rsidRPr="0099558E">
        <w:rPr>
          <w:i/>
          <w:iCs/>
        </w:rPr>
        <w:t>Can</w:t>
      </w:r>
      <w:r w:rsidR="0099558E" w:rsidRPr="0099558E">
        <w:rPr>
          <w:i/>
          <w:iCs/>
        </w:rPr>
        <w:t>adian</w:t>
      </w:r>
      <w:r w:rsidRPr="0099558E">
        <w:rPr>
          <w:i/>
          <w:iCs/>
        </w:rPr>
        <w:t xml:space="preserve"> J</w:t>
      </w:r>
      <w:r w:rsidR="0099558E" w:rsidRPr="0099558E">
        <w:rPr>
          <w:i/>
          <w:iCs/>
        </w:rPr>
        <w:t>ournal of</w:t>
      </w:r>
      <w:r w:rsidRPr="0099558E">
        <w:rPr>
          <w:i/>
          <w:iCs/>
        </w:rPr>
        <w:t xml:space="preserve"> Plant Sci</w:t>
      </w:r>
      <w:r w:rsidR="0099558E" w:rsidRPr="0099558E">
        <w:rPr>
          <w:i/>
          <w:iCs/>
        </w:rPr>
        <w:t>ence</w:t>
      </w:r>
      <w:r w:rsidR="0099558E">
        <w:t xml:space="preserve">, </w:t>
      </w:r>
      <w:r w:rsidRPr="0099558E">
        <w:rPr>
          <w:b/>
          <w:bCs/>
        </w:rPr>
        <w:t>93</w:t>
      </w:r>
      <w:r w:rsidR="0099558E">
        <w:t>,</w:t>
      </w:r>
      <w:r w:rsidRPr="004D0F2B">
        <w:t>363–</w:t>
      </w:r>
      <w:r w:rsidR="0099558E">
        <w:t>3</w:t>
      </w:r>
      <w:r w:rsidRPr="004D0F2B">
        <w:t>73.</w:t>
      </w:r>
      <w:r w:rsidR="00AF5286">
        <w:t xml:space="preserve"> </w:t>
      </w:r>
      <w:hyperlink r:id="rId69" w:history="1">
        <w:r w:rsidR="00AF5286" w:rsidRPr="007C73FC">
          <w:rPr>
            <w:rStyle w:val="Lienhypertexte"/>
          </w:rPr>
          <w:t>https://doi.org/10.4141/cjps2012-074</w:t>
        </w:r>
      </w:hyperlink>
      <w:r w:rsidR="00AF5286">
        <w:t xml:space="preserve"> </w:t>
      </w:r>
    </w:p>
    <w:p w14:paraId="35F78672" w14:textId="606C10D7" w:rsidR="004D0F2B" w:rsidRPr="004D0F2B" w:rsidRDefault="004D0F2B" w:rsidP="004D0F2B">
      <w:pPr>
        <w:pStyle w:val="PCJReference"/>
      </w:pPr>
      <w:r w:rsidRPr="004D0F2B">
        <w:t>Rahimi Y, Khahani B, Jamali A, Alipour H, Bihamta MR, Ingvarsson PK</w:t>
      </w:r>
      <w:r w:rsidR="007162CF">
        <w:t xml:space="preserve"> (2023)</w:t>
      </w:r>
      <w:r w:rsidRPr="004D0F2B">
        <w:t xml:space="preserve"> Genome-wide association study to identify genomic loci associated with early vigor in bread wheat under simulated water deficit complemented with quantitative trait loci meta-analysis. </w:t>
      </w:r>
      <w:r w:rsidRPr="007162CF">
        <w:rPr>
          <w:i/>
          <w:iCs/>
        </w:rPr>
        <w:t>G3 Genes|Genomes|Genetics</w:t>
      </w:r>
      <w:r w:rsidR="007162CF">
        <w:t>,</w:t>
      </w:r>
      <w:r w:rsidRPr="007162CF">
        <w:rPr>
          <w:b/>
          <w:bCs/>
        </w:rPr>
        <w:t>13</w:t>
      </w:r>
      <w:r w:rsidR="007162CF">
        <w:t xml:space="preserve">, </w:t>
      </w:r>
      <w:r w:rsidRPr="004D0F2B">
        <w:t>jkac320.</w:t>
      </w:r>
      <w:r w:rsidR="00AF5286">
        <w:t xml:space="preserve"> </w:t>
      </w:r>
      <w:hyperlink r:id="rId70" w:history="1">
        <w:r w:rsidR="00AF5286" w:rsidRPr="007C73FC">
          <w:rPr>
            <w:rStyle w:val="Lienhypertexte"/>
          </w:rPr>
          <w:t>https://doi.org/10.1093/g3journal/jkac320</w:t>
        </w:r>
      </w:hyperlink>
      <w:r w:rsidR="00AF5286">
        <w:t xml:space="preserve"> </w:t>
      </w:r>
    </w:p>
    <w:p w14:paraId="73ED8E6A" w14:textId="38D775E2" w:rsidR="004D0F2B" w:rsidRPr="004D0F2B" w:rsidRDefault="004D0F2B" w:rsidP="004D0F2B">
      <w:pPr>
        <w:pStyle w:val="PCJReference"/>
      </w:pPr>
      <w:r w:rsidRPr="004D0F2B">
        <w:t>Rebetzke GJ, Botwright TL, Moore CS, Richards RA, Condon AG</w:t>
      </w:r>
      <w:r w:rsidR="007162CF">
        <w:t xml:space="preserve"> (2004)</w:t>
      </w:r>
      <w:r w:rsidRPr="004D0F2B">
        <w:t xml:space="preserve"> Genotypic variation in specific leaf area for genetic improvement of early vigour in wheat. </w:t>
      </w:r>
      <w:r w:rsidRPr="007162CF">
        <w:rPr>
          <w:i/>
          <w:iCs/>
        </w:rPr>
        <w:t>Field Crops Research</w:t>
      </w:r>
      <w:r w:rsidR="007162CF">
        <w:t xml:space="preserve">, </w:t>
      </w:r>
      <w:r w:rsidRPr="007162CF">
        <w:rPr>
          <w:b/>
          <w:bCs/>
        </w:rPr>
        <w:t>88</w:t>
      </w:r>
      <w:r w:rsidR="007162CF">
        <w:t xml:space="preserve">, </w:t>
      </w:r>
      <w:r w:rsidRPr="004D0F2B">
        <w:t>179–89.</w:t>
      </w:r>
      <w:r w:rsidR="00AF5286">
        <w:t xml:space="preserve"> </w:t>
      </w:r>
      <w:hyperlink r:id="rId71" w:history="1">
        <w:r w:rsidR="00AF5286" w:rsidRPr="007C73FC">
          <w:rPr>
            <w:rStyle w:val="Lienhypertexte"/>
          </w:rPr>
          <w:t>http://doi.org/10.1016/j.fcr.2004.01.007</w:t>
        </w:r>
      </w:hyperlink>
      <w:r w:rsidR="00AF5286">
        <w:t xml:space="preserve"> </w:t>
      </w:r>
    </w:p>
    <w:p w14:paraId="7B7D71E3" w14:textId="73A4F155" w:rsidR="004D0F2B" w:rsidRDefault="004D0F2B" w:rsidP="004D0F2B">
      <w:pPr>
        <w:pStyle w:val="PCJReference"/>
      </w:pPr>
      <w:r w:rsidRPr="004D0F2B">
        <w:t xml:space="preserve">Rebolledo MC, Dingkuhn M, Courtois B, Gibon Y, Clément-Vidal A, Cruz DF, </w:t>
      </w:r>
      <w:r w:rsidR="007162CF">
        <w:t>Duitama J, Lorieux M, Luqeuet D (2015)</w:t>
      </w:r>
      <w:r w:rsidRPr="004D0F2B">
        <w:t xml:space="preserve"> Phenotypic and genetic dissection of component traits for early vigour in rice using plant growth modelling, sugar content analyses and association mapping. </w:t>
      </w:r>
      <w:r w:rsidRPr="007162CF">
        <w:rPr>
          <w:i/>
          <w:iCs/>
        </w:rPr>
        <w:t>Journal of Experimental Botany</w:t>
      </w:r>
      <w:r w:rsidR="007162CF">
        <w:t>,</w:t>
      </w:r>
      <w:r w:rsidRPr="004D0F2B">
        <w:t xml:space="preserve"> </w:t>
      </w:r>
      <w:r w:rsidR="007162CF">
        <w:t xml:space="preserve">, </w:t>
      </w:r>
      <w:r w:rsidRPr="007162CF">
        <w:rPr>
          <w:b/>
          <w:bCs/>
        </w:rPr>
        <w:t>66</w:t>
      </w:r>
      <w:r w:rsidR="007162CF">
        <w:t xml:space="preserve">, </w:t>
      </w:r>
      <w:r w:rsidRPr="004D0F2B">
        <w:t>5555–</w:t>
      </w:r>
      <w:r w:rsidR="007162CF">
        <w:t>55</w:t>
      </w:r>
      <w:r w:rsidRPr="004D0F2B">
        <w:t>66.</w:t>
      </w:r>
      <w:r w:rsidR="007162CF">
        <w:t xml:space="preserve"> </w:t>
      </w:r>
      <w:hyperlink r:id="rId72" w:history="1">
        <w:r w:rsidR="007162CF" w:rsidRPr="007C73FC">
          <w:rPr>
            <w:rStyle w:val="Lienhypertexte"/>
          </w:rPr>
          <w:t>https://doi.org/10.1093/jxb/erv258</w:t>
        </w:r>
      </w:hyperlink>
      <w:r w:rsidR="007162CF">
        <w:t xml:space="preserve"> </w:t>
      </w:r>
    </w:p>
    <w:p w14:paraId="16871B8F" w14:textId="3DA1E86F" w:rsidR="004D0F2B" w:rsidRPr="004D0F2B" w:rsidRDefault="004D0F2B" w:rsidP="004D0F2B">
      <w:pPr>
        <w:pStyle w:val="PCJReference"/>
      </w:pPr>
      <w:r w:rsidRPr="004D0F2B">
        <w:t>Rebolledo MC, Dingkuhn M, Péré P, McNally KL, Luquet D</w:t>
      </w:r>
      <w:r w:rsidR="007162CF">
        <w:t xml:space="preserve"> (2012)</w:t>
      </w:r>
      <w:r w:rsidRPr="004D0F2B">
        <w:t xml:space="preserve"> Developmental Dynamics and Early Growth Vigour in Rice. I. Relationship Between Development Rate (1/Phyllochron) and Growth. </w:t>
      </w:r>
      <w:r w:rsidRPr="007162CF">
        <w:rPr>
          <w:i/>
          <w:iCs/>
        </w:rPr>
        <w:t>Journal of Agronomy and Crop Science</w:t>
      </w:r>
      <w:r w:rsidR="007162CF">
        <w:t xml:space="preserve">, </w:t>
      </w:r>
      <w:r w:rsidRPr="007162CF">
        <w:rPr>
          <w:b/>
          <w:bCs/>
        </w:rPr>
        <w:t>198</w:t>
      </w:r>
      <w:r w:rsidR="007162CF">
        <w:t xml:space="preserve">, </w:t>
      </w:r>
      <w:r w:rsidRPr="004D0F2B">
        <w:t>374–</w:t>
      </w:r>
      <w:r w:rsidR="007162CF">
        <w:t>3</w:t>
      </w:r>
      <w:r w:rsidRPr="004D0F2B">
        <w:t>84.</w:t>
      </w:r>
      <w:r w:rsidR="00AF5286">
        <w:t xml:space="preserve"> </w:t>
      </w:r>
      <w:hyperlink r:id="rId73" w:history="1">
        <w:r w:rsidR="00AF5286" w:rsidRPr="007C73FC">
          <w:rPr>
            <w:rStyle w:val="Lienhypertexte"/>
          </w:rPr>
          <w:t>https://doi.org/10.1111/j.1439-037X.2012.00528.x</w:t>
        </w:r>
      </w:hyperlink>
      <w:r w:rsidR="00AF5286">
        <w:t xml:space="preserve"> </w:t>
      </w:r>
    </w:p>
    <w:p w14:paraId="58390DCC" w14:textId="011A09F1" w:rsidR="004D0F2B" w:rsidRPr="004D0F2B" w:rsidRDefault="004D0F2B" w:rsidP="004D0F2B">
      <w:pPr>
        <w:pStyle w:val="PCJReference"/>
      </w:pPr>
      <w:r w:rsidRPr="004D0F2B">
        <w:t>Richard-Molard C, Brun F, Chelle M, Ney B</w:t>
      </w:r>
      <w:r w:rsidR="007162CF">
        <w:t xml:space="preserve"> (2009)</w:t>
      </w:r>
      <w:r w:rsidRPr="004D0F2B">
        <w:t xml:space="preserve"> Modelling N nutrition impact on plant functioning and root architecture in various genotypes of Arabidopsis thaliana. Comparative Biochemistry </w:t>
      </w:r>
      <w:r w:rsidRPr="004D0F2B">
        <w:lastRenderedPageBreak/>
        <w:t xml:space="preserve">and Physiology Part A: </w:t>
      </w:r>
      <w:r w:rsidRPr="007162CF">
        <w:rPr>
          <w:i/>
          <w:iCs/>
        </w:rPr>
        <w:t>Molecular &amp; Integrative Physiology</w:t>
      </w:r>
      <w:r w:rsidR="007162CF">
        <w:rPr>
          <w:i/>
          <w:iCs/>
        </w:rPr>
        <w:t xml:space="preserve">, </w:t>
      </w:r>
      <w:r w:rsidRPr="007162CF">
        <w:rPr>
          <w:b/>
          <w:bCs/>
        </w:rPr>
        <w:t>153</w:t>
      </w:r>
      <w:r w:rsidR="007162CF">
        <w:t xml:space="preserve">, </w:t>
      </w:r>
      <w:r w:rsidRPr="004D0F2B">
        <w:t>S229.</w:t>
      </w:r>
      <w:r w:rsidR="00AF5286">
        <w:t xml:space="preserve"> </w:t>
      </w:r>
      <w:hyperlink r:id="rId74" w:history="1">
        <w:r w:rsidR="00AF5286" w:rsidRPr="007C73FC">
          <w:rPr>
            <w:rStyle w:val="Lienhypertexte"/>
          </w:rPr>
          <w:t>https://dx.doi.org/10.1016/j.cbpa.2009.04.634</w:t>
        </w:r>
      </w:hyperlink>
      <w:r w:rsidR="00AF5286">
        <w:t xml:space="preserve"> </w:t>
      </w:r>
    </w:p>
    <w:p w14:paraId="1FD32493" w14:textId="34BF88AB" w:rsidR="004D0F2B" w:rsidRDefault="004D0F2B" w:rsidP="004D0F2B">
      <w:pPr>
        <w:pStyle w:val="PCJReference"/>
      </w:pPr>
      <w:r w:rsidRPr="004D0F2B">
        <w:t xml:space="preserve">Rincent R, Moreau L, Monod H, Kuhn E, Melchinger AE, Malvar RA, </w:t>
      </w:r>
      <w:r w:rsidR="007162CF">
        <w:t>Moreno-Gonzalez J, Nicolas S, Madur D, Combes V, Dumas F, Altmann T, Brunel D, Ouzunova M, Flament P, Dubreuil P, Charcosset A, Mary-Huard T (2014)</w:t>
      </w:r>
      <w:r w:rsidRPr="004D0F2B">
        <w:t xml:space="preserve"> Recovering Power in Association Mapping Panels with Variable Levels of Linkage Disequilibrium. </w:t>
      </w:r>
      <w:r w:rsidRPr="009C3328">
        <w:rPr>
          <w:i/>
          <w:iCs/>
        </w:rPr>
        <w:t>Genetics</w:t>
      </w:r>
      <w:r w:rsidR="009C3328">
        <w:t xml:space="preserve">, </w:t>
      </w:r>
      <w:r w:rsidRPr="009C3328">
        <w:rPr>
          <w:b/>
          <w:bCs/>
        </w:rPr>
        <w:t>197</w:t>
      </w:r>
      <w:r w:rsidR="009C3328">
        <w:t xml:space="preserve">, </w:t>
      </w:r>
      <w:r w:rsidRPr="004D0F2B">
        <w:t>375–87.</w:t>
      </w:r>
      <w:r w:rsidR="009C3328">
        <w:t xml:space="preserve"> </w:t>
      </w:r>
      <w:hyperlink r:id="rId75" w:history="1">
        <w:r w:rsidR="009C3328" w:rsidRPr="007C73FC">
          <w:rPr>
            <w:rStyle w:val="Lienhypertexte"/>
          </w:rPr>
          <w:t>https://doi.org/10.1534/genetics.113.159731</w:t>
        </w:r>
      </w:hyperlink>
      <w:r w:rsidR="009C3328">
        <w:t xml:space="preserve"> </w:t>
      </w:r>
    </w:p>
    <w:p w14:paraId="32EAC7BD" w14:textId="4BD3254B" w:rsidR="005F492A" w:rsidRDefault="005F492A" w:rsidP="005F492A">
      <w:pPr>
        <w:pStyle w:val="PCJReference"/>
      </w:pPr>
      <w:r>
        <w:t xml:space="preserve">Rolland S, Leprince F, Guichard S, Le Cahérec F, Laperche A, Nesi N (2024) A comprehensive dataset of near infrared spectroscopy measurements to predict nitrogen and carbon contents in a wide range of tissues from </w:t>
      </w:r>
      <w:r w:rsidRPr="005F492A">
        <w:rPr>
          <w:i/>
          <w:iCs/>
        </w:rPr>
        <w:t>Brassica napus</w:t>
      </w:r>
      <w:r>
        <w:t xml:space="preserve"> plants grown under contrasted environments. </w:t>
      </w:r>
      <w:r w:rsidRPr="005F492A">
        <w:rPr>
          <w:i/>
          <w:iCs/>
        </w:rPr>
        <w:t>Data in Brief</w:t>
      </w:r>
      <w:r>
        <w:t xml:space="preserve">, </w:t>
      </w:r>
      <w:r w:rsidRPr="005F492A">
        <w:rPr>
          <w:b/>
          <w:bCs/>
        </w:rPr>
        <w:t>57</w:t>
      </w:r>
      <w:r>
        <w:t xml:space="preserve">, </w:t>
      </w:r>
      <w:hyperlink r:id="rId76" w:history="1">
        <w:r w:rsidRPr="00C8655D">
          <w:rPr>
            <w:rStyle w:val="Lienhypertexte"/>
          </w:rPr>
          <w:t>https://doi.org/10.1016/j.dib.2024.111163</w:t>
        </w:r>
      </w:hyperlink>
      <w:r>
        <w:t xml:space="preserve"> </w:t>
      </w:r>
    </w:p>
    <w:p w14:paraId="022EF09A" w14:textId="0DD6722B" w:rsidR="004D0F2B" w:rsidRPr="004D0F2B" w:rsidRDefault="004D0F2B" w:rsidP="004D0F2B">
      <w:pPr>
        <w:pStyle w:val="PCJReference"/>
      </w:pPr>
      <w:r w:rsidRPr="004D0F2B">
        <w:t xml:space="preserve">Rousseau-Gueutin M, Belser C, Da Silva C, Richard G, Istace B, Cruaud C, </w:t>
      </w:r>
      <w:r w:rsidR="004708D8">
        <w:t xml:space="preserve">Falentin C, Boideau F, Boutte J, Delourme R, Deniot G, Engelen S, Ferreira de Carvalho J, Lemainque A, Maillet L, Morice J, Wincker P, Denoeud F, Chèvre AM, Aury JM (2020) </w:t>
      </w:r>
      <w:r w:rsidRPr="004D0F2B">
        <w:t xml:space="preserve">Long-read assembly of the </w:t>
      </w:r>
      <w:r w:rsidRPr="003371D4">
        <w:rPr>
          <w:i/>
          <w:iCs/>
        </w:rPr>
        <w:t>Brassica napus</w:t>
      </w:r>
      <w:r w:rsidRPr="004D0F2B">
        <w:t xml:space="preserve"> reference genome Darmor-bzh. </w:t>
      </w:r>
      <w:r w:rsidRPr="004708D8">
        <w:rPr>
          <w:i/>
          <w:iCs/>
        </w:rPr>
        <w:t>GigaScience</w:t>
      </w:r>
      <w:r w:rsidR="004708D8">
        <w:t xml:space="preserve">, </w:t>
      </w:r>
      <w:r w:rsidRPr="004708D8">
        <w:rPr>
          <w:b/>
          <w:bCs/>
        </w:rPr>
        <w:t>9</w:t>
      </w:r>
      <w:r w:rsidR="004708D8">
        <w:t xml:space="preserve">, </w:t>
      </w:r>
      <w:r w:rsidRPr="004D0F2B">
        <w:t>giaa137.</w:t>
      </w:r>
      <w:r w:rsidR="004708D8">
        <w:t xml:space="preserve"> </w:t>
      </w:r>
      <w:hyperlink r:id="rId77" w:history="1">
        <w:r w:rsidR="004708D8" w:rsidRPr="007C73FC">
          <w:rPr>
            <w:rStyle w:val="Lienhypertexte"/>
          </w:rPr>
          <w:t>https://doi.org/10.1093/gigascience/giaa137</w:t>
        </w:r>
      </w:hyperlink>
      <w:r w:rsidR="004708D8">
        <w:t xml:space="preserve"> </w:t>
      </w:r>
    </w:p>
    <w:p w14:paraId="5DD0E536" w14:textId="3E4BCACE" w:rsidR="004D0F2B" w:rsidRDefault="004D0F2B" w:rsidP="004D0F2B">
      <w:pPr>
        <w:pStyle w:val="PCJReference"/>
      </w:pPr>
      <w:r w:rsidRPr="004D0F2B">
        <w:t xml:space="preserve">Signorell A, </w:t>
      </w:r>
      <w:r w:rsidR="004708D8">
        <w:t>(2025)</w:t>
      </w:r>
      <w:r w:rsidRPr="004D0F2B">
        <w:t xml:space="preserve"> DescTools: Tools for Descriptive Statistics. </w:t>
      </w:r>
      <w:r w:rsidR="004708D8">
        <w:t>R package version 0.99.60.</w:t>
      </w:r>
      <w:r w:rsidRPr="004D0F2B">
        <w:t>2023.</w:t>
      </w:r>
      <w:r w:rsidR="004708D8" w:rsidRPr="004708D8">
        <w:t xml:space="preserve"> </w:t>
      </w:r>
      <w:hyperlink r:id="rId78" w:history="1">
        <w:r w:rsidR="004708D8" w:rsidRPr="007C73FC">
          <w:rPr>
            <w:rStyle w:val="Lienhypertexte"/>
          </w:rPr>
          <w:t>https://github.com/andrisignorell/desctools</w:t>
        </w:r>
      </w:hyperlink>
      <w:r w:rsidR="004708D8">
        <w:t xml:space="preserve"> </w:t>
      </w:r>
    </w:p>
    <w:p w14:paraId="31F63B56" w14:textId="23C89117" w:rsidR="004D0F2B" w:rsidRPr="004D0F2B" w:rsidRDefault="004D0F2B" w:rsidP="004D0F2B">
      <w:pPr>
        <w:pStyle w:val="PCJReference"/>
      </w:pPr>
      <w:r w:rsidRPr="004D0F2B">
        <w:t>Snowdon R, Lühs W, Friedt W</w:t>
      </w:r>
      <w:r w:rsidR="004708D8">
        <w:t xml:space="preserve"> (2007)</w:t>
      </w:r>
      <w:r w:rsidRPr="004D0F2B">
        <w:t xml:space="preserve"> Oilseed Rape. In: Kole C, editor. Oilseeds. Berlin, Heidelberg: Springer</w:t>
      </w:r>
      <w:r w:rsidR="004708D8">
        <w:t xml:space="preserve">, </w:t>
      </w:r>
      <w:r w:rsidRPr="004D0F2B">
        <w:t>55–114.</w:t>
      </w:r>
      <w:r w:rsidR="00AF5286">
        <w:t xml:space="preserve"> </w:t>
      </w:r>
      <w:hyperlink r:id="rId79" w:history="1">
        <w:r w:rsidR="00AF5286" w:rsidRPr="007C73FC">
          <w:rPr>
            <w:rStyle w:val="Lienhypertexte"/>
          </w:rPr>
          <w:t>https://doi.org/10.1007/978-3-540-34388-2_2</w:t>
        </w:r>
      </w:hyperlink>
      <w:r w:rsidR="00AF5286">
        <w:rPr>
          <w:rStyle w:val="c-bibliographic-informationvalue"/>
        </w:rPr>
        <w:t xml:space="preserve"> </w:t>
      </w:r>
    </w:p>
    <w:p w14:paraId="4E4F203E" w14:textId="6AF631D7" w:rsidR="004D0F2B" w:rsidRDefault="004D0F2B" w:rsidP="004D0F2B">
      <w:pPr>
        <w:pStyle w:val="PCJReference"/>
      </w:pPr>
      <w:r w:rsidRPr="004D0F2B">
        <w:t xml:space="preserve">Thomas CL, Alcock TD, Graham NS, Hayden R, Matterson S, Wilson L, </w:t>
      </w:r>
      <w:r w:rsidR="00401CC1">
        <w:t>Young SD, Dupuy LX, White PJ, Hammond JP, Danku JMC, Salt DE, Sweeney A, Bancroft I, Broadley MR (2016)</w:t>
      </w:r>
      <w:r w:rsidRPr="004D0F2B">
        <w:t xml:space="preserve"> Root morphology and seed and leaf ionomic traits in a </w:t>
      </w:r>
      <w:r w:rsidRPr="003371D4">
        <w:rPr>
          <w:i/>
          <w:iCs/>
        </w:rPr>
        <w:t>Brassica napus</w:t>
      </w:r>
      <w:r w:rsidRPr="004D0F2B">
        <w:t xml:space="preserve"> L. diversity panel show wide phenotypic variation and are characteristic of crop habit. </w:t>
      </w:r>
      <w:r w:rsidRPr="00401CC1">
        <w:rPr>
          <w:i/>
          <w:iCs/>
        </w:rPr>
        <w:t>BMC Plant Biol</w:t>
      </w:r>
      <w:r w:rsidR="00401CC1" w:rsidRPr="00401CC1">
        <w:rPr>
          <w:i/>
          <w:iCs/>
        </w:rPr>
        <w:t>ogy</w:t>
      </w:r>
      <w:r w:rsidR="00401CC1">
        <w:t>,</w:t>
      </w:r>
      <w:r w:rsidRPr="00401CC1">
        <w:rPr>
          <w:b/>
          <w:bCs/>
        </w:rPr>
        <w:t>16</w:t>
      </w:r>
      <w:r w:rsidR="00401CC1">
        <w:t xml:space="preserve">, </w:t>
      </w:r>
      <w:r w:rsidRPr="004D0F2B">
        <w:t>214.</w:t>
      </w:r>
      <w:r w:rsidR="00401CC1">
        <w:t xml:space="preserve"> </w:t>
      </w:r>
      <w:hyperlink r:id="rId80" w:history="1">
        <w:r w:rsidR="00401CC1" w:rsidRPr="007C73FC">
          <w:rPr>
            <w:rStyle w:val="Lienhypertexte"/>
          </w:rPr>
          <w:t>https://doi.org/10.1186/s12870-016-0902-5</w:t>
        </w:r>
      </w:hyperlink>
      <w:r w:rsidR="00401CC1">
        <w:t xml:space="preserve"> </w:t>
      </w:r>
    </w:p>
    <w:p w14:paraId="4C94C7BC" w14:textId="0093E062" w:rsidR="004D0F2B" w:rsidRPr="004D0F2B" w:rsidRDefault="004D0F2B" w:rsidP="004D0F2B">
      <w:pPr>
        <w:pStyle w:val="PCJReference"/>
      </w:pPr>
      <w:r w:rsidRPr="004D0F2B">
        <w:t>Udall JA, Quijada PA, Polewicz H, Vogelzang R, Osborn TC</w:t>
      </w:r>
      <w:r w:rsidR="00401CC1">
        <w:t xml:space="preserve"> (2004) </w:t>
      </w:r>
      <w:r w:rsidRPr="004D0F2B">
        <w:t xml:space="preserve">Phenotypic Effects of Introgressing Chinese Winter and Resynthesized </w:t>
      </w:r>
      <w:r w:rsidRPr="003371D4">
        <w:rPr>
          <w:i/>
          <w:iCs/>
        </w:rPr>
        <w:t>Brassica napus</w:t>
      </w:r>
      <w:r w:rsidRPr="004D0F2B">
        <w:t xml:space="preserve"> L. Germplasm into Hybrid Spring Canola. </w:t>
      </w:r>
      <w:r w:rsidRPr="00401CC1">
        <w:rPr>
          <w:i/>
          <w:iCs/>
        </w:rPr>
        <w:t>Crop Science</w:t>
      </w:r>
      <w:r w:rsidR="00401CC1">
        <w:t xml:space="preserve">, </w:t>
      </w:r>
      <w:r w:rsidRPr="00401CC1">
        <w:rPr>
          <w:b/>
          <w:bCs/>
        </w:rPr>
        <w:t>44</w:t>
      </w:r>
      <w:r w:rsidR="00401CC1">
        <w:t xml:space="preserve">, </w:t>
      </w:r>
      <w:r w:rsidRPr="004D0F2B">
        <w:t>1990–</w:t>
      </w:r>
      <w:r w:rsidR="00401CC1">
        <w:t>199</w:t>
      </w:r>
      <w:r w:rsidRPr="004D0F2B">
        <w:t>6.</w:t>
      </w:r>
      <w:r w:rsidR="00AF5286">
        <w:t xml:space="preserve"> </w:t>
      </w:r>
      <w:hyperlink r:id="rId81" w:history="1">
        <w:r w:rsidR="00AF5286" w:rsidRPr="007C73FC">
          <w:rPr>
            <w:rStyle w:val="Lienhypertexte"/>
          </w:rPr>
          <w:t>https://doi.org/10.2135/cropsci2004.1990</w:t>
        </w:r>
      </w:hyperlink>
      <w:r w:rsidR="00AF5286">
        <w:t xml:space="preserve"> </w:t>
      </w:r>
    </w:p>
    <w:p w14:paraId="02BF4FA4" w14:textId="2A308491" w:rsidR="004D0F2B" w:rsidRDefault="004D0F2B" w:rsidP="004D0F2B">
      <w:pPr>
        <w:pStyle w:val="PCJReference"/>
      </w:pPr>
      <w:r w:rsidRPr="004D0F2B">
        <w:t xml:space="preserve">Violle C, Navas M-L, Vile D, Kazakou E, Fortunel C, Hummel I, </w:t>
      </w:r>
      <w:r w:rsidR="0017141E">
        <w:t>Garnier E (2007)</w:t>
      </w:r>
      <w:r w:rsidRPr="004D0F2B">
        <w:t xml:space="preserve"> Let the concept of trait be functional! </w:t>
      </w:r>
      <w:r w:rsidRPr="0017141E">
        <w:rPr>
          <w:i/>
          <w:iCs/>
        </w:rPr>
        <w:t>Oikos</w:t>
      </w:r>
      <w:r w:rsidR="0017141E">
        <w:t>,</w:t>
      </w:r>
      <w:r w:rsidRPr="0017141E">
        <w:rPr>
          <w:b/>
          <w:bCs/>
        </w:rPr>
        <w:t>116</w:t>
      </w:r>
      <w:r w:rsidR="0017141E">
        <w:t xml:space="preserve">, </w:t>
      </w:r>
      <w:r w:rsidRPr="004D0F2B">
        <w:t>882–</w:t>
      </w:r>
      <w:r w:rsidR="0017141E">
        <w:t>8</w:t>
      </w:r>
      <w:r w:rsidRPr="004D0F2B">
        <w:t>92.</w:t>
      </w:r>
      <w:r w:rsidR="0017141E">
        <w:t xml:space="preserve"> </w:t>
      </w:r>
      <w:hyperlink r:id="rId82" w:history="1">
        <w:r w:rsidR="0017141E" w:rsidRPr="007C73FC">
          <w:rPr>
            <w:rStyle w:val="Lienhypertexte"/>
          </w:rPr>
          <w:t>https://doi.org/10.1111/j.0030-1299.2007.15559.x</w:t>
        </w:r>
      </w:hyperlink>
      <w:r w:rsidR="0017141E">
        <w:t xml:space="preserve"> </w:t>
      </w:r>
    </w:p>
    <w:p w14:paraId="005EFFFA" w14:textId="770A948B" w:rsidR="004D0F2B" w:rsidRPr="004D0F2B" w:rsidRDefault="004D0F2B" w:rsidP="004D0F2B">
      <w:pPr>
        <w:pStyle w:val="PCJReference"/>
      </w:pPr>
      <w:r w:rsidRPr="004D0F2B">
        <w:t>Wang J, Dun X, Shi J, Wang X, Liu G, Wang H</w:t>
      </w:r>
      <w:r w:rsidR="0017141E">
        <w:t xml:space="preserve"> (2017)</w:t>
      </w:r>
      <w:r w:rsidRPr="004D0F2B">
        <w:t xml:space="preserve"> Genetic Dissection of Root Morphological Traits Related to Nitrogen Use Efficiency in </w:t>
      </w:r>
      <w:r w:rsidRPr="003371D4">
        <w:rPr>
          <w:i/>
          <w:iCs/>
        </w:rPr>
        <w:t>Brassica napus</w:t>
      </w:r>
      <w:r w:rsidRPr="004D0F2B">
        <w:t xml:space="preserve"> L. under Two Contrasting Nitrogen Conditions</w:t>
      </w:r>
      <w:r w:rsidRPr="0017141E">
        <w:rPr>
          <w:i/>
          <w:iCs/>
        </w:rPr>
        <w:t>. Front</w:t>
      </w:r>
      <w:r w:rsidR="0017141E" w:rsidRPr="0017141E">
        <w:rPr>
          <w:i/>
          <w:iCs/>
        </w:rPr>
        <w:t>iers in</w:t>
      </w:r>
      <w:r w:rsidRPr="0017141E">
        <w:rPr>
          <w:i/>
          <w:iCs/>
        </w:rPr>
        <w:t xml:space="preserve"> Plant Sci</w:t>
      </w:r>
      <w:r w:rsidR="0017141E" w:rsidRPr="0017141E">
        <w:rPr>
          <w:i/>
          <w:iCs/>
        </w:rPr>
        <w:t>ence</w:t>
      </w:r>
      <w:r w:rsidR="0017141E">
        <w:t>,</w:t>
      </w:r>
      <w:r w:rsidRPr="0017141E">
        <w:rPr>
          <w:b/>
          <w:bCs/>
        </w:rPr>
        <w:t>8</w:t>
      </w:r>
      <w:r w:rsidRPr="004D0F2B">
        <w:t>.</w:t>
      </w:r>
      <w:r w:rsidR="00AF5286">
        <w:t xml:space="preserve"> </w:t>
      </w:r>
      <w:hyperlink r:id="rId83" w:history="1">
        <w:r w:rsidR="00AF5286" w:rsidRPr="007C73FC">
          <w:rPr>
            <w:rStyle w:val="Lienhypertexte"/>
          </w:rPr>
          <w:t>https://doi.org/10.3389/fpls.2017.01709</w:t>
        </w:r>
      </w:hyperlink>
      <w:r w:rsidR="00AF5286">
        <w:t xml:space="preserve"> </w:t>
      </w:r>
    </w:p>
    <w:p w14:paraId="578ED28B" w14:textId="44154794" w:rsidR="004D0F2B" w:rsidRPr="004D0F2B" w:rsidRDefault="004D0F2B" w:rsidP="004D0F2B">
      <w:pPr>
        <w:pStyle w:val="PCJReference"/>
      </w:pPr>
      <w:r w:rsidRPr="004D0F2B">
        <w:t>Wei T, Simko V</w:t>
      </w:r>
      <w:r w:rsidR="0017141E">
        <w:t xml:space="preserve"> (2024)</w:t>
      </w:r>
      <w:r w:rsidRPr="004D0F2B">
        <w:t xml:space="preserve"> R package “corrplot”: Visualization of a correlation matrix.</w:t>
      </w:r>
      <w:r w:rsidR="00AF5286">
        <w:t xml:space="preserve"> </w:t>
      </w:r>
      <w:hyperlink r:id="rId84" w:history="1">
        <w:r w:rsidR="00AF5286" w:rsidRPr="00AF5286">
          <w:rPr>
            <w:rStyle w:val="Lienhypertexte"/>
            <w:lang w:val="en"/>
          </w:rPr>
          <w:t>https://github.com/taiyun/corrplot</w:t>
        </w:r>
      </w:hyperlink>
      <w:r w:rsidR="00AF5286" w:rsidRPr="00AF5286">
        <w:rPr>
          <w:rStyle w:val="hgkelc"/>
          <w:lang w:val="en"/>
        </w:rPr>
        <w:t xml:space="preserve"> </w:t>
      </w:r>
    </w:p>
    <w:p w14:paraId="1D2FFC3A" w14:textId="63B850E6" w:rsidR="004D0F2B" w:rsidRPr="004D0F2B" w:rsidRDefault="004D0F2B" w:rsidP="004D0F2B">
      <w:pPr>
        <w:pStyle w:val="PCJReference"/>
      </w:pPr>
      <w:r w:rsidRPr="004D0F2B">
        <w:t>Weir BS, Cockerham CC</w:t>
      </w:r>
      <w:r w:rsidR="0017141E">
        <w:t xml:space="preserve"> (1984)</w:t>
      </w:r>
      <w:r w:rsidRPr="004D0F2B">
        <w:t xml:space="preserve"> Estimating F-Statistics for the Analysis of Population Structure. </w:t>
      </w:r>
      <w:r w:rsidRPr="0017141E">
        <w:rPr>
          <w:i/>
          <w:iCs/>
        </w:rPr>
        <w:t>Evolution</w:t>
      </w:r>
      <w:r w:rsidR="0017141E">
        <w:t xml:space="preserve">, </w:t>
      </w:r>
      <w:r w:rsidRPr="0017141E">
        <w:rPr>
          <w:b/>
          <w:bCs/>
        </w:rPr>
        <w:t>38</w:t>
      </w:r>
      <w:r w:rsidR="0017141E">
        <w:t xml:space="preserve">, </w:t>
      </w:r>
      <w:r w:rsidRPr="004D0F2B">
        <w:t>1358–</w:t>
      </w:r>
      <w:r w:rsidR="0017141E">
        <w:t>13</w:t>
      </w:r>
      <w:r w:rsidRPr="004D0F2B">
        <w:t>70.</w:t>
      </w:r>
      <w:r w:rsidR="00AF5286">
        <w:t xml:space="preserve"> </w:t>
      </w:r>
      <w:hyperlink r:id="rId85" w:history="1">
        <w:r w:rsidR="00AF5286" w:rsidRPr="007C73FC">
          <w:rPr>
            <w:rStyle w:val="Lienhypertexte"/>
          </w:rPr>
          <w:t>https://doi.org/10.2307/2408641</w:t>
        </w:r>
      </w:hyperlink>
      <w:r w:rsidR="00AF5286">
        <w:t xml:space="preserve"> </w:t>
      </w:r>
    </w:p>
    <w:p w14:paraId="54EC0F91" w14:textId="30071EAF" w:rsidR="004D0F2B" w:rsidRPr="004D0F2B" w:rsidRDefault="004D0F2B" w:rsidP="004D0F2B">
      <w:pPr>
        <w:pStyle w:val="PCJReference"/>
      </w:pPr>
      <w:r w:rsidRPr="004D0F2B">
        <w:t>Xu G, Fan X, Miller AJ</w:t>
      </w:r>
      <w:r w:rsidR="0017141E">
        <w:t xml:space="preserve"> (2012)</w:t>
      </w:r>
      <w:r w:rsidRPr="004D0F2B">
        <w:t xml:space="preserve"> Plant Nitrogen Assimilation and Use Efficiency. </w:t>
      </w:r>
      <w:r w:rsidRPr="0017141E">
        <w:rPr>
          <w:i/>
          <w:iCs/>
        </w:rPr>
        <w:t>Annual Review of Plant Biology</w:t>
      </w:r>
      <w:r w:rsidR="0017141E">
        <w:rPr>
          <w:i/>
          <w:iCs/>
        </w:rPr>
        <w:t xml:space="preserve">, </w:t>
      </w:r>
      <w:r w:rsidRPr="0017141E">
        <w:rPr>
          <w:b/>
          <w:bCs/>
        </w:rPr>
        <w:t>63</w:t>
      </w:r>
      <w:r w:rsidR="0017141E">
        <w:t xml:space="preserve">, </w:t>
      </w:r>
      <w:r w:rsidRPr="004D0F2B">
        <w:t>153–</w:t>
      </w:r>
      <w:r w:rsidR="0017141E">
        <w:t>1</w:t>
      </w:r>
      <w:r w:rsidRPr="004D0F2B">
        <w:t>82.</w:t>
      </w:r>
      <w:r w:rsidR="00AF5286">
        <w:t xml:space="preserve"> </w:t>
      </w:r>
      <w:hyperlink r:id="rId86" w:history="1">
        <w:r w:rsidR="00AF5286" w:rsidRPr="007C73FC">
          <w:rPr>
            <w:rStyle w:val="Lienhypertexte"/>
          </w:rPr>
          <w:t>https://doi.org/10.1146/annurev-arplant-042811-105532</w:t>
        </w:r>
      </w:hyperlink>
      <w:r w:rsidR="00AF5286">
        <w:t xml:space="preserve"> </w:t>
      </w:r>
    </w:p>
    <w:p w14:paraId="7F1E06FD" w14:textId="50888582" w:rsidR="004D0F2B" w:rsidRDefault="004D0F2B" w:rsidP="004D0F2B">
      <w:pPr>
        <w:pStyle w:val="PCJReference"/>
      </w:pPr>
      <w:r w:rsidRPr="004D0F2B">
        <w:t xml:space="preserve">Yu J, Pressoir G, Briggs WH, Vroh Bi I, Yamasaki M, Doebley JF, </w:t>
      </w:r>
      <w:r w:rsidR="0017141E">
        <w:t>McMullen MD, Gaut BS, Nielson DM, Holland JB, Kresovich S, Buckler ES (2006)</w:t>
      </w:r>
      <w:r w:rsidRPr="004D0F2B">
        <w:t xml:space="preserve"> A unified mixed-model method for association mapping that accounts for multiple levels of relatedness. </w:t>
      </w:r>
      <w:r w:rsidRPr="0017141E">
        <w:rPr>
          <w:i/>
          <w:iCs/>
        </w:rPr>
        <w:t>Nat</w:t>
      </w:r>
      <w:r w:rsidR="0017141E" w:rsidRPr="0017141E">
        <w:rPr>
          <w:i/>
          <w:iCs/>
        </w:rPr>
        <w:t>ure</w:t>
      </w:r>
      <w:r w:rsidRPr="0017141E">
        <w:rPr>
          <w:i/>
          <w:iCs/>
        </w:rPr>
        <w:t xml:space="preserve"> Genet</w:t>
      </w:r>
      <w:r w:rsidR="0017141E" w:rsidRPr="0017141E">
        <w:rPr>
          <w:i/>
          <w:iCs/>
        </w:rPr>
        <w:t>ics</w:t>
      </w:r>
      <w:r w:rsidR="0017141E">
        <w:t xml:space="preserve">, </w:t>
      </w:r>
      <w:r w:rsidRPr="0017141E">
        <w:rPr>
          <w:b/>
          <w:bCs/>
        </w:rPr>
        <w:t>38</w:t>
      </w:r>
      <w:r w:rsidR="0017141E">
        <w:t xml:space="preserve">, </w:t>
      </w:r>
      <w:r w:rsidRPr="004D0F2B">
        <w:t>203–</w:t>
      </w:r>
      <w:r w:rsidR="0017141E">
        <w:t>20</w:t>
      </w:r>
      <w:r w:rsidRPr="004D0F2B">
        <w:t>8.</w:t>
      </w:r>
      <w:r w:rsidR="0017141E">
        <w:t xml:space="preserve"> </w:t>
      </w:r>
      <w:hyperlink r:id="rId87" w:history="1">
        <w:r w:rsidR="0017141E" w:rsidRPr="007C73FC">
          <w:rPr>
            <w:rStyle w:val="Lienhypertexte"/>
          </w:rPr>
          <w:t>https://doi.org/10.1038/ng1702</w:t>
        </w:r>
      </w:hyperlink>
      <w:r w:rsidR="0017141E">
        <w:t xml:space="preserve"> </w:t>
      </w:r>
      <w:bookmarkEnd w:id="18"/>
    </w:p>
    <w:p w14:paraId="15DE87CC" w14:textId="12E40F64" w:rsidR="001D2CEA" w:rsidRDefault="001D2CEA" w:rsidP="004D0F2B">
      <w:pPr>
        <w:pStyle w:val="PCJReference"/>
      </w:pPr>
    </w:p>
    <w:p w14:paraId="522F3A7B" w14:textId="5313760A" w:rsidR="001D2CEA" w:rsidRDefault="001D2CEA" w:rsidP="004D0F2B">
      <w:pPr>
        <w:pStyle w:val="PCJReference"/>
      </w:pPr>
    </w:p>
    <w:p w14:paraId="2CA44F73" w14:textId="41F6B0CA" w:rsidR="001D2CEA" w:rsidRDefault="001D2CEA" w:rsidP="00350D5F">
      <w:pPr>
        <w:pStyle w:val="PCJReference"/>
        <w:ind w:left="0" w:firstLine="0"/>
      </w:pPr>
    </w:p>
    <w:sectPr w:rsidR="001D2CEA" w:rsidSect="0082377D">
      <w:pgSz w:w="11900" w:h="16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Nathalie NESI" w:date="2025-10-29T16:14:00Z" w:initials="NN">
    <w:p w14:paraId="3AE5A515" w14:textId="77777777" w:rsidR="00B70B9B" w:rsidRDefault="00B70B9B">
      <w:pPr>
        <w:pStyle w:val="Commentaire"/>
      </w:pPr>
      <w:r>
        <w:rPr>
          <w:rStyle w:val="Marquedecommentaire"/>
        </w:rPr>
        <w:annotationRef/>
      </w:r>
      <w:r>
        <w:t>Encadrer QTL A06.1 sur la figure car colocalisation de 3 QTL simples traits</w:t>
      </w:r>
    </w:p>
    <w:p w14:paraId="7AE26B73" w14:textId="77777777" w:rsidR="002723F9" w:rsidRDefault="002723F9">
      <w:pPr>
        <w:pStyle w:val="Commentaire"/>
      </w:pPr>
    </w:p>
    <w:p w14:paraId="0F35C54E" w14:textId="77777777" w:rsidR="009D2A33" w:rsidRDefault="002723F9">
      <w:pPr>
        <w:pStyle w:val="Commentaire"/>
      </w:pPr>
      <w:r>
        <w:t xml:space="preserve">Sur cette figure, </w:t>
      </w:r>
    </w:p>
    <w:p w14:paraId="5FB94D99" w14:textId="24BE33E2" w:rsidR="009D2A33" w:rsidRDefault="009D2A33">
      <w:pPr>
        <w:pStyle w:val="Commentaire"/>
      </w:pPr>
      <w:r>
        <w:t>Remettre la légende pour le lien avec les couleurs des traits</w:t>
      </w:r>
    </w:p>
    <w:p w14:paraId="2FD91DF9" w14:textId="31299307" w:rsidR="009D2A33" w:rsidRDefault="009D2A33">
      <w:pPr>
        <w:pStyle w:val="Commentaire"/>
      </w:pPr>
      <w:r>
        <w:t>Enlever la piste qui sert à indiquer le titre des variables ( la légende servira à cela)</w:t>
      </w:r>
    </w:p>
    <w:p w14:paraId="22FA5062" w14:textId="5C73D998" w:rsidR="009D2A33" w:rsidRDefault="009D2A33">
      <w:pPr>
        <w:pStyle w:val="Commentaire"/>
      </w:pPr>
      <w:r>
        <w:t xml:space="preserve">Encadrer le QTL A.06.1 car il y a des </w:t>
      </w:r>
      <w:proofErr w:type="spellStart"/>
      <w:r>
        <w:t>co-localisations</w:t>
      </w:r>
      <w:proofErr w:type="spellEnd"/>
    </w:p>
    <w:p w14:paraId="798A808C" w14:textId="77777777" w:rsidR="009D2A33" w:rsidRDefault="009D2A33">
      <w:pPr>
        <w:pStyle w:val="Commentaire"/>
      </w:pPr>
    </w:p>
    <w:p w14:paraId="6654F3DC" w14:textId="09EBD650" w:rsidR="002723F9" w:rsidRDefault="002723F9">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54F3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CBBF9" w16cex:dateUtc="2025-10-29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54F3DC" w16cid:durableId="2CACBB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74400" w14:textId="77777777" w:rsidR="001807B7" w:rsidRDefault="001807B7" w:rsidP="00570D85">
      <w:r>
        <w:separator/>
      </w:r>
    </w:p>
  </w:endnote>
  <w:endnote w:type="continuationSeparator" w:id="0">
    <w:p w14:paraId="7A25C03E" w14:textId="77777777" w:rsidR="001807B7" w:rsidRDefault="001807B7" w:rsidP="0057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Corps)">
    <w:altName w:val="Calibri"/>
    <w:panose1 w:val="00000000000000000000"/>
    <w:charset w:val="00"/>
    <w:family w:val="roman"/>
    <w:notTrueType/>
    <w:pitch w:val="default"/>
  </w:font>
  <w:font w:name="Source Sans Pro">
    <w:altName w:val="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A3E6B" w14:textId="77777777" w:rsidR="001807B7" w:rsidRDefault="001807B7" w:rsidP="00570D85">
      <w:r>
        <w:separator/>
      </w:r>
    </w:p>
  </w:footnote>
  <w:footnote w:type="continuationSeparator" w:id="0">
    <w:p w14:paraId="4A553F07" w14:textId="77777777" w:rsidR="001807B7" w:rsidRDefault="001807B7" w:rsidP="00570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22F2"/>
    <w:multiLevelType w:val="multilevel"/>
    <w:tmpl w:val="952A0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A760CB4"/>
    <w:multiLevelType w:val="hybridMultilevel"/>
    <w:tmpl w:val="E452C2AC"/>
    <w:lvl w:ilvl="0" w:tplc="54D03140">
      <w:start w:val="22"/>
      <w:numFmt w:val="bullet"/>
      <w:lvlText w:val="-"/>
      <w:lvlJc w:val="left"/>
      <w:pPr>
        <w:ind w:left="678" w:hanging="360"/>
      </w:pPr>
      <w:rPr>
        <w:rFonts w:ascii="Arial" w:eastAsia="Times New Roman" w:hAnsi="Arial" w:cs="Arial" w:hint="default"/>
      </w:rPr>
    </w:lvl>
    <w:lvl w:ilvl="1" w:tplc="040C0003" w:tentative="1">
      <w:start w:val="1"/>
      <w:numFmt w:val="bullet"/>
      <w:lvlText w:val="o"/>
      <w:lvlJc w:val="left"/>
      <w:pPr>
        <w:ind w:left="1398" w:hanging="360"/>
      </w:pPr>
      <w:rPr>
        <w:rFonts w:ascii="Courier New" w:hAnsi="Courier New" w:cs="Courier New" w:hint="default"/>
      </w:rPr>
    </w:lvl>
    <w:lvl w:ilvl="2" w:tplc="040C0005" w:tentative="1">
      <w:start w:val="1"/>
      <w:numFmt w:val="bullet"/>
      <w:lvlText w:val=""/>
      <w:lvlJc w:val="left"/>
      <w:pPr>
        <w:ind w:left="2118" w:hanging="360"/>
      </w:pPr>
      <w:rPr>
        <w:rFonts w:ascii="Wingdings" w:hAnsi="Wingdings" w:hint="default"/>
      </w:rPr>
    </w:lvl>
    <w:lvl w:ilvl="3" w:tplc="040C0001" w:tentative="1">
      <w:start w:val="1"/>
      <w:numFmt w:val="bullet"/>
      <w:lvlText w:val=""/>
      <w:lvlJc w:val="left"/>
      <w:pPr>
        <w:ind w:left="2838" w:hanging="360"/>
      </w:pPr>
      <w:rPr>
        <w:rFonts w:ascii="Symbol" w:hAnsi="Symbol" w:hint="default"/>
      </w:rPr>
    </w:lvl>
    <w:lvl w:ilvl="4" w:tplc="040C0003" w:tentative="1">
      <w:start w:val="1"/>
      <w:numFmt w:val="bullet"/>
      <w:lvlText w:val="o"/>
      <w:lvlJc w:val="left"/>
      <w:pPr>
        <w:ind w:left="3558" w:hanging="360"/>
      </w:pPr>
      <w:rPr>
        <w:rFonts w:ascii="Courier New" w:hAnsi="Courier New" w:cs="Courier New" w:hint="default"/>
      </w:rPr>
    </w:lvl>
    <w:lvl w:ilvl="5" w:tplc="040C0005" w:tentative="1">
      <w:start w:val="1"/>
      <w:numFmt w:val="bullet"/>
      <w:lvlText w:val=""/>
      <w:lvlJc w:val="left"/>
      <w:pPr>
        <w:ind w:left="4278" w:hanging="360"/>
      </w:pPr>
      <w:rPr>
        <w:rFonts w:ascii="Wingdings" w:hAnsi="Wingdings" w:hint="default"/>
      </w:rPr>
    </w:lvl>
    <w:lvl w:ilvl="6" w:tplc="040C0001" w:tentative="1">
      <w:start w:val="1"/>
      <w:numFmt w:val="bullet"/>
      <w:lvlText w:val=""/>
      <w:lvlJc w:val="left"/>
      <w:pPr>
        <w:ind w:left="4998" w:hanging="360"/>
      </w:pPr>
      <w:rPr>
        <w:rFonts w:ascii="Symbol" w:hAnsi="Symbol" w:hint="default"/>
      </w:rPr>
    </w:lvl>
    <w:lvl w:ilvl="7" w:tplc="040C0003" w:tentative="1">
      <w:start w:val="1"/>
      <w:numFmt w:val="bullet"/>
      <w:lvlText w:val="o"/>
      <w:lvlJc w:val="left"/>
      <w:pPr>
        <w:ind w:left="5718" w:hanging="360"/>
      </w:pPr>
      <w:rPr>
        <w:rFonts w:ascii="Courier New" w:hAnsi="Courier New" w:cs="Courier New" w:hint="default"/>
      </w:rPr>
    </w:lvl>
    <w:lvl w:ilvl="8" w:tplc="040C0005" w:tentative="1">
      <w:start w:val="1"/>
      <w:numFmt w:val="bullet"/>
      <w:lvlText w:val=""/>
      <w:lvlJc w:val="left"/>
      <w:pPr>
        <w:ind w:left="6438" w:hanging="360"/>
      </w:pPr>
      <w:rPr>
        <w:rFonts w:ascii="Wingdings" w:hAnsi="Wingdings" w:hint="default"/>
      </w:rPr>
    </w:lvl>
  </w:abstractNum>
  <w:abstractNum w:abstractNumId="2" w15:restartNumberingAfterBreak="0">
    <w:nsid w:val="0AD40C82"/>
    <w:multiLevelType w:val="hybridMultilevel"/>
    <w:tmpl w:val="06E285B8"/>
    <w:lvl w:ilvl="0" w:tplc="040C0001">
      <w:start w:val="1"/>
      <w:numFmt w:val="bullet"/>
      <w:lvlText w:val=""/>
      <w:lvlJc w:val="left"/>
      <w:pPr>
        <w:ind w:left="1038" w:hanging="360"/>
      </w:pPr>
      <w:rPr>
        <w:rFonts w:ascii="Symbol" w:hAnsi="Symbol" w:hint="default"/>
      </w:rPr>
    </w:lvl>
    <w:lvl w:ilvl="1" w:tplc="040C0003" w:tentative="1">
      <w:start w:val="1"/>
      <w:numFmt w:val="bullet"/>
      <w:lvlText w:val="o"/>
      <w:lvlJc w:val="left"/>
      <w:pPr>
        <w:ind w:left="1758" w:hanging="360"/>
      </w:pPr>
      <w:rPr>
        <w:rFonts w:ascii="Courier New" w:hAnsi="Courier New" w:cs="Courier New" w:hint="default"/>
      </w:rPr>
    </w:lvl>
    <w:lvl w:ilvl="2" w:tplc="040C0005" w:tentative="1">
      <w:start w:val="1"/>
      <w:numFmt w:val="bullet"/>
      <w:lvlText w:val=""/>
      <w:lvlJc w:val="left"/>
      <w:pPr>
        <w:ind w:left="2478" w:hanging="360"/>
      </w:pPr>
      <w:rPr>
        <w:rFonts w:ascii="Wingdings" w:hAnsi="Wingdings" w:hint="default"/>
      </w:rPr>
    </w:lvl>
    <w:lvl w:ilvl="3" w:tplc="040C0001" w:tentative="1">
      <w:start w:val="1"/>
      <w:numFmt w:val="bullet"/>
      <w:lvlText w:val=""/>
      <w:lvlJc w:val="left"/>
      <w:pPr>
        <w:ind w:left="3198" w:hanging="360"/>
      </w:pPr>
      <w:rPr>
        <w:rFonts w:ascii="Symbol" w:hAnsi="Symbol" w:hint="default"/>
      </w:rPr>
    </w:lvl>
    <w:lvl w:ilvl="4" w:tplc="040C0003" w:tentative="1">
      <w:start w:val="1"/>
      <w:numFmt w:val="bullet"/>
      <w:lvlText w:val="o"/>
      <w:lvlJc w:val="left"/>
      <w:pPr>
        <w:ind w:left="3918" w:hanging="360"/>
      </w:pPr>
      <w:rPr>
        <w:rFonts w:ascii="Courier New" w:hAnsi="Courier New" w:cs="Courier New" w:hint="default"/>
      </w:rPr>
    </w:lvl>
    <w:lvl w:ilvl="5" w:tplc="040C0005" w:tentative="1">
      <w:start w:val="1"/>
      <w:numFmt w:val="bullet"/>
      <w:lvlText w:val=""/>
      <w:lvlJc w:val="left"/>
      <w:pPr>
        <w:ind w:left="4638" w:hanging="360"/>
      </w:pPr>
      <w:rPr>
        <w:rFonts w:ascii="Wingdings" w:hAnsi="Wingdings" w:hint="default"/>
      </w:rPr>
    </w:lvl>
    <w:lvl w:ilvl="6" w:tplc="040C0001" w:tentative="1">
      <w:start w:val="1"/>
      <w:numFmt w:val="bullet"/>
      <w:lvlText w:val=""/>
      <w:lvlJc w:val="left"/>
      <w:pPr>
        <w:ind w:left="5358" w:hanging="360"/>
      </w:pPr>
      <w:rPr>
        <w:rFonts w:ascii="Symbol" w:hAnsi="Symbol" w:hint="default"/>
      </w:rPr>
    </w:lvl>
    <w:lvl w:ilvl="7" w:tplc="040C0003" w:tentative="1">
      <w:start w:val="1"/>
      <w:numFmt w:val="bullet"/>
      <w:lvlText w:val="o"/>
      <w:lvlJc w:val="left"/>
      <w:pPr>
        <w:ind w:left="6078" w:hanging="360"/>
      </w:pPr>
      <w:rPr>
        <w:rFonts w:ascii="Courier New" w:hAnsi="Courier New" w:cs="Courier New" w:hint="default"/>
      </w:rPr>
    </w:lvl>
    <w:lvl w:ilvl="8" w:tplc="040C0005" w:tentative="1">
      <w:start w:val="1"/>
      <w:numFmt w:val="bullet"/>
      <w:lvlText w:val=""/>
      <w:lvlJc w:val="left"/>
      <w:pPr>
        <w:ind w:left="6798" w:hanging="360"/>
      </w:pPr>
      <w:rPr>
        <w:rFonts w:ascii="Wingdings" w:hAnsi="Wingdings" w:hint="default"/>
      </w:rPr>
    </w:lvl>
  </w:abstractNum>
  <w:abstractNum w:abstractNumId="3" w15:restartNumberingAfterBreak="0">
    <w:nsid w:val="14360BB6"/>
    <w:multiLevelType w:val="hybridMultilevel"/>
    <w:tmpl w:val="0292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C83BA5"/>
    <w:multiLevelType w:val="hybridMultilevel"/>
    <w:tmpl w:val="DFC6645C"/>
    <w:lvl w:ilvl="0" w:tplc="96F6C71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7616A61"/>
    <w:multiLevelType w:val="hybridMultilevel"/>
    <w:tmpl w:val="AF34066E"/>
    <w:lvl w:ilvl="0" w:tplc="040C0001">
      <w:start w:val="1"/>
      <w:numFmt w:val="bullet"/>
      <w:lvlText w:val=""/>
      <w:lvlJc w:val="left"/>
      <w:pPr>
        <w:ind w:left="1092" w:hanging="360"/>
      </w:pPr>
      <w:rPr>
        <w:rFonts w:ascii="Symbol" w:hAnsi="Symbol" w:hint="default"/>
      </w:rPr>
    </w:lvl>
    <w:lvl w:ilvl="1" w:tplc="040C0003" w:tentative="1">
      <w:start w:val="1"/>
      <w:numFmt w:val="bullet"/>
      <w:lvlText w:val="o"/>
      <w:lvlJc w:val="left"/>
      <w:pPr>
        <w:ind w:left="1812" w:hanging="360"/>
      </w:pPr>
      <w:rPr>
        <w:rFonts w:ascii="Courier New" w:hAnsi="Courier New" w:cs="Courier New" w:hint="default"/>
      </w:rPr>
    </w:lvl>
    <w:lvl w:ilvl="2" w:tplc="040C0005" w:tentative="1">
      <w:start w:val="1"/>
      <w:numFmt w:val="bullet"/>
      <w:lvlText w:val=""/>
      <w:lvlJc w:val="left"/>
      <w:pPr>
        <w:ind w:left="2532" w:hanging="360"/>
      </w:pPr>
      <w:rPr>
        <w:rFonts w:ascii="Wingdings" w:hAnsi="Wingdings" w:hint="default"/>
      </w:rPr>
    </w:lvl>
    <w:lvl w:ilvl="3" w:tplc="040C0001" w:tentative="1">
      <w:start w:val="1"/>
      <w:numFmt w:val="bullet"/>
      <w:lvlText w:val=""/>
      <w:lvlJc w:val="left"/>
      <w:pPr>
        <w:ind w:left="3252" w:hanging="360"/>
      </w:pPr>
      <w:rPr>
        <w:rFonts w:ascii="Symbol" w:hAnsi="Symbol" w:hint="default"/>
      </w:rPr>
    </w:lvl>
    <w:lvl w:ilvl="4" w:tplc="040C0003" w:tentative="1">
      <w:start w:val="1"/>
      <w:numFmt w:val="bullet"/>
      <w:lvlText w:val="o"/>
      <w:lvlJc w:val="left"/>
      <w:pPr>
        <w:ind w:left="3972" w:hanging="360"/>
      </w:pPr>
      <w:rPr>
        <w:rFonts w:ascii="Courier New" w:hAnsi="Courier New" w:cs="Courier New" w:hint="default"/>
      </w:rPr>
    </w:lvl>
    <w:lvl w:ilvl="5" w:tplc="040C0005" w:tentative="1">
      <w:start w:val="1"/>
      <w:numFmt w:val="bullet"/>
      <w:lvlText w:val=""/>
      <w:lvlJc w:val="left"/>
      <w:pPr>
        <w:ind w:left="4692" w:hanging="360"/>
      </w:pPr>
      <w:rPr>
        <w:rFonts w:ascii="Wingdings" w:hAnsi="Wingdings" w:hint="default"/>
      </w:rPr>
    </w:lvl>
    <w:lvl w:ilvl="6" w:tplc="040C0001" w:tentative="1">
      <w:start w:val="1"/>
      <w:numFmt w:val="bullet"/>
      <w:lvlText w:val=""/>
      <w:lvlJc w:val="left"/>
      <w:pPr>
        <w:ind w:left="5412" w:hanging="360"/>
      </w:pPr>
      <w:rPr>
        <w:rFonts w:ascii="Symbol" w:hAnsi="Symbol" w:hint="default"/>
      </w:rPr>
    </w:lvl>
    <w:lvl w:ilvl="7" w:tplc="040C0003" w:tentative="1">
      <w:start w:val="1"/>
      <w:numFmt w:val="bullet"/>
      <w:lvlText w:val="o"/>
      <w:lvlJc w:val="left"/>
      <w:pPr>
        <w:ind w:left="6132" w:hanging="360"/>
      </w:pPr>
      <w:rPr>
        <w:rFonts w:ascii="Courier New" w:hAnsi="Courier New" w:cs="Courier New" w:hint="default"/>
      </w:rPr>
    </w:lvl>
    <w:lvl w:ilvl="8" w:tplc="040C0005" w:tentative="1">
      <w:start w:val="1"/>
      <w:numFmt w:val="bullet"/>
      <w:lvlText w:val=""/>
      <w:lvlJc w:val="left"/>
      <w:pPr>
        <w:ind w:left="6852" w:hanging="360"/>
      </w:pPr>
      <w:rPr>
        <w:rFonts w:ascii="Wingdings" w:hAnsi="Wingdings" w:hint="default"/>
      </w:rPr>
    </w:lvl>
  </w:abstractNum>
  <w:abstractNum w:abstractNumId="6" w15:restartNumberingAfterBreak="0">
    <w:nsid w:val="27971835"/>
    <w:multiLevelType w:val="hybridMultilevel"/>
    <w:tmpl w:val="631A3EAA"/>
    <w:lvl w:ilvl="0" w:tplc="4DDED3CE">
      <w:start w:val="1"/>
      <w:numFmt w:val="decimal"/>
      <w:pStyle w:val="PCJEquation"/>
      <w:lvlText w:val="(%1)"/>
      <w:lvlJc w:val="left"/>
      <w:pPr>
        <w:ind w:left="1021" w:hanging="1021"/>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8E3178"/>
    <w:multiLevelType w:val="multilevel"/>
    <w:tmpl w:val="17C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274D8"/>
    <w:multiLevelType w:val="hybridMultilevel"/>
    <w:tmpl w:val="5B1CC10C"/>
    <w:lvl w:ilvl="0" w:tplc="040C0001">
      <w:start w:val="1"/>
      <w:numFmt w:val="bullet"/>
      <w:lvlText w:val=""/>
      <w:lvlJc w:val="left"/>
      <w:pPr>
        <w:ind w:left="1038" w:hanging="360"/>
      </w:pPr>
      <w:rPr>
        <w:rFonts w:ascii="Symbol" w:hAnsi="Symbol" w:hint="default"/>
      </w:rPr>
    </w:lvl>
    <w:lvl w:ilvl="1" w:tplc="040C0003" w:tentative="1">
      <w:start w:val="1"/>
      <w:numFmt w:val="bullet"/>
      <w:lvlText w:val="o"/>
      <w:lvlJc w:val="left"/>
      <w:pPr>
        <w:ind w:left="1758" w:hanging="360"/>
      </w:pPr>
      <w:rPr>
        <w:rFonts w:ascii="Courier New" w:hAnsi="Courier New" w:cs="Courier New" w:hint="default"/>
      </w:rPr>
    </w:lvl>
    <w:lvl w:ilvl="2" w:tplc="040C0005" w:tentative="1">
      <w:start w:val="1"/>
      <w:numFmt w:val="bullet"/>
      <w:lvlText w:val=""/>
      <w:lvlJc w:val="left"/>
      <w:pPr>
        <w:ind w:left="2478" w:hanging="360"/>
      </w:pPr>
      <w:rPr>
        <w:rFonts w:ascii="Wingdings" w:hAnsi="Wingdings" w:hint="default"/>
      </w:rPr>
    </w:lvl>
    <w:lvl w:ilvl="3" w:tplc="040C0001" w:tentative="1">
      <w:start w:val="1"/>
      <w:numFmt w:val="bullet"/>
      <w:lvlText w:val=""/>
      <w:lvlJc w:val="left"/>
      <w:pPr>
        <w:ind w:left="3198" w:hanging="360"/>
      </w:pPr>
      <w:rPr>
        <w:rFonts w:ascii="Symbol" w:hAnsi="Symbol" w:hint="default"/>
      </w:rPr>
    </w:lvl>
    <w:lvl w:ilvl="4" w:tplc="040C0003" w:tentative="1">
      <w:start w:val="1"/>
      <w:numFmt w:val="bullet"/>
      <w:lvlText w:val="o"/>
      <w:lvlJc w:val="left"/>
      <w:pPr>
        <w:ind w:left="3918" w:hanging="360"/>
      </w:pPr>
      <w:rPr>
        <w:rFonts w:ascii="Courier New" w:hAnsi="Courier New" w:cs="Courier New" w:hint="default"/>
      </w:rPr>
    </w:lvl>
    <w:lvl w:ilvl="5" w:tplc="040C0005" w:tentative="1">
      <w:start w:val="1"/>
      <w:numFmt w:val="bullet"/>
      <w:lvlText w:val=""/>
      <w:lvlJc w:val="left"/>
      <w:pPr>
        <w:ind w:left="4638" w:hanging="360"/>
      </w:pPr>
      <w:rPr>
        <w:rFonts w:ascii="Wingdings" w:hAnsi="Wingdings" w:hint="default"/>
      </w:rPr>
    </w:lvl>
    <w:lvl w:ilvl="6" w:tplc="040C0001" w:tentative="1">
      <w:start w:val="1"/>
      <w:numFmt w:val="bullet"/>
      <w:lvlText w:val=""/>
      <w:lvlJc w:val="left"/>
      <w:pPr>
        <w:ind w:left="5358" w:hanging="360"/>
      </w:pPr>
      <w:rPr>
        <w:rFonts w:ascii="Symbol" w:hAnsi="Symbol" w:hint="default"/>
      </w:rPr>
    </w:lvl>
    <w:lvl w:ilvl="7" w:tplc="040C0003" w:tentative="1">
      <w:start w:val="1"/>
      <w:numFmt w:val="bullet"/>
      <w:lvlText w:val="o"/>
      <w:lvlJc w:val="left"/>
      <w:pPr>
        <w:ind w:left="6078" w:hanging="360"/>
      </w:pPr>
      <w:rPr>
        <w:rFonts w:ascii="Courier New" w:hAnsi="Courier New" w:cs="Courier New" w:hint="default"/>
      </w:rPr>
    </w:lvl>
    <w:lvl w:ilvl="8" w:tplc="040C0005" w:tentative="1">
      <w:start w:val="1"/>
      <w:numFmt w:val="bullet"/>
      <w:lvlText w:val=""/>
      <w:lvlJc w:val="left"/>
      <w:pPr>
        <w:ind w:left="6798" w:hanging="360"/>
      </w:pPr>
      <w:rPr>
        <w:rFonts w:ascii="Wingdings" w:hAnsi="Wingdings" w:hint="default"/>
      </w:rPr>
    </w:lvl>
  </w:abstractNum>
  <w:abstractNum w:abstractNumId="9" w15:restartNumberingAfterBreak="0">
    <w:nsid w:val="52380737"/>
    <w:multiLevelType w:val="hybridMultilevel"/>
    <w:tmpl w:val="52620534"/>
    <w:lvl w:ilvl="0" w:tplc="89AAAF2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1A087C"/>
    <w:multiLevelType w:val="multilevel"/>
    <w:tmpl w:val="59AEE2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5ACC7C6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E8148F8"/>
    <w:multiLevelType w:val="multilevel"/>
    <w:tmpl w:val="0A6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61EA0"/>
    <w:multiLevelType w:val="multilevel"/>
    <w:tmpl w:val="0F2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F522C"/>
    <w:multiLevelType w:val="hybridMultilevel"/>
    <w:tmpl w:val="D034FE30"/>
    <w:lvl w:ilvl="0" w:tplc="7E7A81F4">
      <w:numFmt w:val="bullet"/>
      <w:lvlText w:val="-"/>
      <w:lvlJc w:val="left"/>
      <w:pPr>
        <w:ind w:left="678" w:hanging="360"/>
      </w:pPr>
      <w:rPr>
        <w:rFonts w:ascii="Arial" w:eastAsia="Times New Roman" w:hAnsi="Arial" w:cs="Arial" w:hint="default"/>
      </w:rPr>
    </w:lvl>
    <w:lvl w:ilvl="1" w:tplc="040C0003" w:tentative="1">
      <w:start w:val="1"/>
      <w:numFmt w:val="bullet"/>
      <w:lvlText w:val="o"/>
      <w:lvlJc w:val="left"/>
      <w:pPr>
        <w:ind w:left="1398" w:hanging="360"/>
      </w:pPr>
      <w:rPr>
        <w:rFonts w:ascii="Courier New" w:hAnsi="Courier New" w:cs="Courier New" w:hint="default"/>
      </w:rPr>
    </w:lvl>
    <w:lvl w:ilvl="2" w:tplc="040C0005" w:tentative="1">
      <w:start w:val="1"/>
      <w:numFmt w:val="bullet"/>
      <w:lvlText w:val=""/>
      <w:lvlJc w:val="left"/>
      <w:pPr>
        <w:ind w:left="2118" w:hanging="360"/>
      </w:pPr>
      <w:rPr>
        <w:rFonts w:ascii="Wingdings" w:hAnsi="Wingdings" w:hint="default"/>
      </w:rPr>
    </w:lvl>
    <w:lvl w:ilvl="3" w:tplc="040C0001" w:tentative="1">
      <w:start w:val="1"/>
      <w:numFmt w:val="bullet"/>
      <w:lvlText w:val=""/>
      <w:lvlJc w:val="left"/>
      <w:pPr>
        <w:ind w:left="2838" w:hanging="360"/>
      </w:pPr>
      <w:rPr>
        <w:rFonts w:ascii="Symbol" w:hAnsi="Symbol" w:hint="default"/>
      </w:rPr>
    </w:lvl>
    <w:lvl w:ilvl="4" w:tplc="040C0003" w:tentative="1">
      <w:start w:val="1"/>
      <w:numFmt w:val="bullet"/>
      <w:lvlText w:val="o"/>
      <w:lvlJc w:val="left"/>
      <w:pPr>
        <w:ind w:left="3558" w:hanging="360"/>
      </w:pPr>
      <w:rPr>
        <w:rFonts w:ascii="Courier New" w:hAnsi="Courier New" w:cs="Courier New" w:hint="default"/>
      </w:rPr>
    </w:lvl>
    <w:lvl w:ilvl="5" w:tplc="040C0005" w:tentative="1">
      <w:start w:val="1"/>
      <w:numFmt w:val="bullet"/>
      <w:lvlText w:val=""/>
      <w:lvlJc w:val="left"/>
      <w:pPr>
        <w:ind w:left="4278" w:hanging="360"/>
      </w:pPr>
      <w:rPr>
        <w:rFonts w:ascii="Wingdings" w:hAnsi="Wingdings" w:hint="default"/>
      </w:rPr>
    </w:lvl>
    <w:lvl w:ilvl="6" w:tplc="040C0001" w:tentative="1">
      <w:start w:val="1"/>
      <w:numFmt w:val="bullet"/>
      <w:lvlText w:val=""/>
      <w:lvlJc w:val="left"/>
      <w:pPr>
        <w:ind w:left="4998" w:hanging="360"/>
      </w:pPr>
      <w:rPr>
        <w:rFonts w:ascii="Symbol" w:hAnsi="Symbol" w:hint="default"/>
      </w:rPr>
    </w:lvl>
    <w:lvl w:ilvl="7" w:tplc="040C0003" w:tentative="1">
      <w:start w:val="1"/>
      <w:numFmt w:val="bullet"/>
      <w:lvlText w:val="o"/>
      <w:lvlJc w:val="left"/>
      <w:pPr>
        <w:ind w:left="5718" w:hanging="360"/>
      </w:pPr>
      <w:rPr>
        <w:rFonts w:ascii="Courier New" w:hAnsi="Courier New" w:cs="Courier New" w:hint="default"/>
      </w:rPr>
    </w:lvl>
    <w:lvl w:ilvl="8" w:tplc="040C0005" w:tentative="1">
      <w:start w:val="1"/>
      <w:numFmt w:val="bullet"/>
      <w:lvlText w:val=""/>
      <w:lvlJc w:val="left"/>
      <w:pPr>
        <w:ind w:left="6438" w:hanging="360"/>
      </w:pPr>
      <w:rPr>
        <w:rFonts w:ascii="Wingdings" w:hAnsi="Wingdings" w:hint="default"/>
      </w:rPr>
    </w:lvl>
  </w:abstractNum>
  <w:num w:numId="1">
    <w:abstractNumId w:val="4"/>
  </w:num>
  <w:num w:numId="2">
    <w:abstractNumId w:val="11"/>
  </w:num>
  <w:num w:numId="3">
    <w:abstractNumId w:val="6"/>
  </w:num>
  <w:num w:numId="4">
    <w:abstractNumId w:val="10"/>
  </w:num>
  <w:num w:numId="5">
    <w:abstractNumId w:val="0"/>
  </w:num>
  <w:num w:numId="6">
    <w:abstractNumId w:val="0"/>
  </w:num>
  <w:num w:numId="7">
    <w:abstractNumId w:val="0"/>
  </w:num>
  <w:num w:numId="8">
    <w:abstractNumId w:val="0"/>
  </w:num>
  <w:num w:numId="9">
    <w:abstractNumId w:val="0"/>
  </w:num>
  <w:num w:numId="10">
    <w:abstractNumId w:val="0"/>
  </w:num>
  <w:num w:numId="11">
    <w:abstractNumId w:val="5"/>
  </w:num>
  <w:num w:numId="12">
    <w:abstractNumId w:val="9"/>
  </w:num>
  <w:num w:numId="13">
    <w:abstractNumId w:val="3"/>
  </w:num>
  <w:num w:numId="14">
    <w:abstractNumId w:val="8"/>
  </w:num>
  <w:num w:numId="15">
    <w:abstractNumId w:val="2"/>
  </w:num>
  <w:num w:numId="16">
    <w:abstractNumId w:val="7"/>
  </w:num>
  <w:num w:numId="17">
    <w:abstractNumId w:val="12"/>
  </w:num>
  <w:num w:numId="18">
    <w:abstractNumId w:val="13"/>
  </w:num>
  <w:num w:numId="19">
    <w:abstractNumId w:val="1"/>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e Laperche">
    <w15:presenceInfo w15:providerId="None" w15:userId="Anne Laperche"/>
  </w15:person>
  <w15:person w15:author="Nathalie NESI">
    <w15:presenceInfo w15:providerId="AD" w15:userId="S::nathalie.nesi@inrae.fr::a238928a-4f66-4ab1-8670-01c7e0aa3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026" w:allStyles="0" w:customStyles="1" w:latentStyles="1" w:stylesInUse="0" w:headingStyles="1" w:numberingStyles="0" w:tableStyles="0" w:directFormattingOnRuns="0" w:directFormattingOnParagraphs="0" w:directFormattingOnNumbering="0" w:directFormattingOnTables="0" w:clearFormatting="1" w:top3HeadingStyles="0" w:visibleStyles="1" w:alternateStyleNames="0"/>
  <w:trackRevisions/>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F0"/>
    <w:rsid w:val="00000315"/>
    <w:rsid w:val="00004A3A"/>
    <w:rsid w:val="00010F5E"/>
    <w:rsid w:val="000137DD"/>
    <w:rsid w:val="00025CF2"/>
    <w:rsid w:val="000370B5"/>
    <w:rsid w:val="000429A5"/>
    <w:rsid w:val="00047959"/>
    <w:rsid w:val="00054C97"/>
    <w:rsid w:val="00065997"/>
    <w:rsid w:val="00077BDB"/>
    <w:rsid w:val="00080328"/>
    <w:rsid w:val="00091111"/>
    <w:rsid w:val="00094E50"/>
    <w:rsid w:val="000B5AA3"/>
    <w:rsid w:val="000D0330"/>
    <w:rsid w:val="000E541D"/>
    <w:rsid w:val="000F11FF"/>
    <w:rsid w:val="0010548F"/>
    <w:rsid w:val="00111206"/>
    <w:rsid w:val="00112658"/>
    <w:rsid w:val="001164A0"/>
    <w:rsid w:val="00123765"/>
    <w:rsid w:val="001334B2"/>
    <w:rsid w:val="00140BE2"/>
    <w:rsid w:val="00144435"/>
    <w:rsid w:val="00147018"/>
    <w:rsid w:val="001529C3"/>
    <w:rsid w:val="0015482A"/>
    <w:rsid w:val="00163BF6"/>
    <w:rsid w:val="0017141E"/>
    <w:rsid w:val="0017253B"/>
    <w:rsid w:val="00176C30"/>
    <w:rsid w:val="001807B7"/>
    <w:rsid w:val="00183491"/>
    <w:rsid w:val="00183A22"/>
    <w:rsid w:val="001859B5"/>
    <w:rsid w:val="00190910"/>
    <w:rsid w:val="001929ED"/>
    <w:rsid w:val="00193AFA"/>
    <w:rsid w:val="001A0CD0"/>
    <w:rsid w:val="001A1F1C"/>
    <w:rsid w:val="001A6502"/>
    <w:rsid w:val="001B245F"/>
    <w:rsid w:val="001C1440"/>
    <w:rsid w:val="001C6289"/>
    <w:rsid w:val="001D2CEA"/>
    <w:rsid w:val="001D7205"/>
    <w:rsid w:val="001D7263"/>
    <w:rsid w:val="001E0D22"/>
    <w:rsid w:val="001E383B"/>
    <w:rsid w:val="001E4576"/>
    <w:rsid w:val="001E7E4D"/>
    <w:rsid w:val="00210C25"/>
    <w:rsid w:val="00213847"/>
    <w:rsid w:val="002231B8"/>
    <w:rsid w:val="00227001"/>
    <w:rsid w:val="00230C37"/>
    <w:rsid w:val="00230EF1"/>
    <w:rsid w:val="002458A5"/>
    <w:rsid w:val="00256216"/>
    <w:rsid w:val="002605E1"/>
    <w:rsid w:val="00260969"/>
    <w:rsid w:val="00263900"/>
    <w:rsid w:val="00271BC7"/>
    <w:rsid w:val="002723F9"/>
    <w:rsid w:val="002736F4"/>
    <w:rsid w:val="00273CEA"/>
    <w:rsid w:val="00277B7E"/>
    <w:rsid w:val="00284443"/>
    <w:rsid w:val="00294B80"/>
    <w:rsid w:val="00294C72"/>
    <w:rsid w:val="002B3F0A"/>
    <w:rsid w:val="002B5332"/>
    <w:rsid w:val="002B7571"/>
    <w:rsid w:val="002C0DAC"/>
    <w:rsid w:val="002D6619"/>
    <w:rsid w:val="002E2584"/>
    <w:rsid w:val="002E7FEF"/>
    <w:rsid w:val="002F4F44"/>
    <w:rsid w:val="00300D56"/>
    <w:rsid w:val="00303681"/>
    <w:rsid w:val="0031149F"/>
    <w:rsid w:val="003143E0"/>
    <w:rsid w:val="00317824"/>
    <w:rsid w:val="00326590"/>
    <w:rsid w:val="00326DC0"/>
    <w:rsid w:val="0033099A"/>
    <w:rsid w:val="00331174"/>
    <w:rsid w:val="00335BD1"/>
    <w:rsid w:val="003371D4"/>
    <w:rsid w:val="00343AB4"/>
    <w:rsid w:val="00343C94"/>
    <w:rsid w:val="00350D5F"/>
    <w:rsid w:val="0035292B"/>
    <w:rsid w:val="0035312A"/>
    <w:rsid w:val="00354E83"/>
    <w:rsid w:val="0035711D"/>
    <w:rsid w:val="00360692"/>
    <w:rsid w:val="0036150C"/>
    <w:rsid w:val="00361F5E"/>
    <w:rsid w:val="00396EA7"/>
    <w:rsid w:val="00397098"/>
    <w:rsid w:val="003977F9"/>
    <w:rsid w:val="003A5CA6"/>
    <w:rsid w:val="003A61AA"/>
    <w:rsid w:val="003B0650"/>
    <w:rsid w:val="003C017A"/>
    <w:rsid w:val="003C7401"/>
    <w:rsid w:val="003D32DE"/>
    <w:rsid w:val="003F20FC"/>
    <w:rsid w:val="003F25F0"/>
    <w:rsid w:val="00400072"/>
    <w:rsid w:val="00401CC1"/>
    <w:rsid w:val="00407F1F"/>
    <w:rsid w:val="0042244C"/>
    <w:rsid w:val="00440C28"/>
    <w:rsid w:val="00452D41"/>
    <w:rsid w:val="00460F3D"/>
    <w:rsid w:val="004617B9"/>
    <w:rsid w:val="0046242D"/>
    <w:rsid w:val="004708D8"/>
    <w:rsid w:val="00470BB1"/>
    <w:rsid w:val="00472DA3"/>
    <w:rsid w:val="00475BC1"/>
    <w:rsid w:val="00484E7D"/>
    <w:rsid w:val="00490081"/>
    <w:rsid w:val="004A3C6D"/>
    <w:rsid w:val="004A5A51"/>
    <w:rsid w:val="004C29B9"/>
    <w:rsid w:val="004C5E97"/>
    <w:rsid w:val="004D0F2B"/>
    <w:rsid w:val="004D411C"/>
    <w:rsid w:val="004D47C1"/>
    <w:rsid w:val="004D55C7"/>
    <w:rsid w:val="004E227A"/>
    <w:rsid w:val="004E73A6"/>
    <w:rsid w:val="004F7118"/>
    <w:rsid w:val="005148C3"/>
    <w:rsid w:val="00515600"/>
    <w:rsid w:val="005176B0"/>
    <w:rsid w:val="00540579"/>
    <w:rsid w:val="0054128A"/>
    <w:rsid w:val="00544200"/>
    <w:rsid w:val="00547C03"/>
    <w:rsid w:val="005531AB"/>
    <w:rsid w:val="00563919"/>
    <w:rsid w:val="00564CD8"/>
    <w:rsid w:val="00570D85"/>
    <w:rsid w:val="0057207B"/>
    <w:rsid w:val="00573B0F"/>
    <w:rsid w:val="00575877"/>
    <w:rsid w:val="00587410"/>
    <w:rsid w:val="005879B0"/>
    <w:rsid w:val="005966E2"/>
    <w:rsid w:val="005A4461"/>
    <w:rsid w:val="005B6797"/>
    <w:rsid w:val="005C533D"/>
    <w:rsid w:val="005C635B"/>
    <w:rsid w:val="005D205D"/>
    <w:rsid w:val="005D4257"/>
    <w:rsid w:val="005D796A"/>
    <w:rsid w:val="005E0BE8"/>
    <w:rsid w:val="005E3FA6"/>
    <w:rsid w:val="005F092F"/>
    <w:rsid w:val="005F22A8"/>
    <w:rsid w:val="005F492A"/>
    <w:rsid w:val="005F59A2"/>
    <w:rsid w:val="00612045"/>
    <w:rsid w:val="00612E6E"/>
    <w:rsid w:val="00620FEF"/>
    <w:rsid w:val="0062364E"/>
    <w:rsid w:val="0062578B"/>
    <w:rsid w:val="006321C8"/>
    <w:rsid w:val="00634164"/>
    <w:rsid w:val="00637CE9"/>
    <w:rsid w:val="00644FB2"/>
    <w:rsid w:val="006550D2"/>
    <w:rsid w:val="006613BE"/>
    <w:rsid w:val="00661611"/>
    <w:rsid w:val="00662B55"/>
    <w:rsid w:val="0067722F"/>
    <w:rsid w:val="00686035"/>
    <w:rsid w:val="00687336"/>
    <w:rsid w:val="0069488C"/>
    <w:rsid w:val="00695472"/>
    <w:rsid w:val="006B0F48"/>
    <w:rsid w:val="006B3808"/>
    <w:rsid w:val="006C6412"/>
    <w:rsid w:val="006D7B2E"/>
    <w:rsid w:val="006E2074"/>
    <w:rsid w:val="006E3DCA"/>
    <w:rsid w:val="006F7C1B"/>
    <w:rsid w:val="007035BB"/>
    <w:rsid w:val="00706DDC"/>
    <w:rsid w:val="00713875"/>
    <w:rsid w:val="00713B32"/>
    <w:rsid w:val="00714FBE"/>
    <w:rsid w:val="0071542E"/>
    <w:rsid w:val="007162CF"/>
    <w:rsid w:val="00717AD0"/>
    <w:rsid w:val="007224D9"/>
    <w:rsid w:val="00723DBE"/>
    <w:rsid w:val="0073149E"/>
    <w:rsid w:val="00742202"/>
    <w:rsid w:val="007464E8"/>
    <w:rsid w:val="0074713D"/>
    <w:rsid w:val="0076141D"/>
    <w:rsid w:val="007644AF"/>
    <w:rsid w:val="007715C3"/>
    <w:rsid w:val="0077700B"/>
    <w:rsid w:val="007869AB"/>
    <w:rsid w:val="00793C63"/>
    <w:rsid w:val="00794ED3"/>
    <w:rsid w:val="007956C5"/>
    <w:rsid w:val="00796DAA"/>
    <w:rsid w:val="007A5286"/>
    <w:rsid w:val="007B39EA"/>
    <w:rsid w:val="007B4C64"/>
    <w:rsid w:val="007B4DC4"/>
    <w:rsid w:val="007B5B2A"/>
    <w:rsid w:val="007B66B5"/>
    <w:rsid w:val="007B7015"/>
    <w:rsid w:val="007B7A31"/>
    <w:rsid w:val="007C123E"/>
    <w:rsid w:val="007C1698"/>
    <w:rsid w:val="007C3A21"/>
    <w:rsid w:val="007C520E"/>
    <w:rsid w:val="007C72A2"/>
    <w:rsid w:val="007D32D3"/>
    <w:rsid w:val="007E5D3E"/>
    <w:rsid w:val="007E6919"/>
    <w:rsid w:val="00801077"/>
    <w:rsid w:val="008075AC"/>
    <w:rsid w:val="008110D0"/>
    <w:rsid w:val="00811ECF"/>
    <w:rsid w:val="00812315"/>
    <w:rsid w:val="00813947"/>
    <w:rsid w:val="00820DBC"/>
    <w:rsid w:val="0082377D"/>
    <w:rsid w:val="008347BB"/>
    <w:rsid w:val="00834E6F"/>
    <w:rsid w:val="008415EF"/>
    <w:rsid w:val="0085038C"/>
    <w:rsid w:val="00852F35"/>
    <w:rsid w:val="00853093"/>
    <w:rsid w:val="00860920"/>
    <w:rsid w:val="00862F1D"/>
    <w:rsid w:val="008841E6"/>
    <w:rsid w:val="0088747C"/>
    <w:rsid w:val="00891A85"/>
    <w:rsid w:val="00891D0D"/>
    <w:rsid w:val="008A27DC"/>
    <w:rsid w:val="008B0C4E"/>
    <w:rsid w:val="008C2927"/>
    <w:rsid w:val="008C3398"/>
    <w:rsid w:val="008C5B8E"/>
    <w:rsid w:val="008D078D"/>
    <w:rsid w:val="008D4B5B"/>
    <w:rsid w:val="008D536F"/>
    <w:rsid w:val="008D584B"/>
    <w:rsid w:val="008D6599"/>
    <w:rsid w:val="008E5510"/>
    <w:rsid w:val="008E669A"/>
    <w:rsid w:val="008F2258"/>
    <w:rsid w:val="009064E3"/>
    <w:rsid w:val="0092005D"/>
    <w:rsid w:val="00931170"/>
    <w:rsid w:val="00931420"/>
    <w:rsid w:val="009412CF"/>
    <w:rsid w:val="00944E35"/>
    <w:rsid w:val="00954512"/>
    <w:rsid w:val="00957AD5"/>
    <w:rsid w:val="00970AC7"/>
    <w:rsid w:val="00971297"/>
    <w:rsid w:val="00972E7D"/>
    <w:rsid w:val="00973E78"/>
    <w:rsid w:val="009813BB"/>
    <w:rsid w:val="00987ED7"/>
    <w:rsid w:val="0099276F"/>
    <w:rsid w:val="0099558E"/>
    <w:rsid w:val="009A29E4"/>
    <w:rsid w:val="009A3190"/>
    <w:rsid w:val="009A5914"/>
    <w:rsid w:val="009A5BD2"/>
    <w:rsid w:val="009B1588"/>
    <w:rsid w:val="009B2E90"/>
    <w:rsid w:val="009B3000"/>
    <w:rsid w:val="009B4585"/>
    <w:rsid w:val="009B7539"/>
    <w:rsid w:val="009C3328"/>
    <w:rsid w:val="009D2A33"/>
    <w:rsid w:val="009D32B8"/>
    <w:rsid w:val="009E7D5D"/>
    <w:rsid w:val="009F0303"/>
    <w:rsid w:val="009F353D"/>
    <w:rsid w:val="00A01B80"/>
    <w:rsid w:val="00A144F9"/>
    <w:rsid w:val="00A20EA8"/>
    <w:rsid w:val="00A2787E"/>
    <w:rsid w:val="00A347D3"/>
    <w:rsid w:val="00A45F6A"/>
    <w:rsid w:val="00A51C87"/>
    <w:rsid w:val="00A62DB2"/>
    <w:rsid w:val="00A679B2"/>
    <w:rsid w:val="00A73BE0"/>
    <w:rsid w:val="00A74686"/>
    <w:rsid w:val="00A76108"/>
    <w:rsid w:val="00A82C38"/>
    <w:rsid w:val="00A83E47"/>
    <w:rsid w:val="00A95F25"/>
    <w:rsid w:val="00AA52E8"/>
    <w:rsid w:val="00AA55E7"/>
    <w:rsid w:val="00AB18AD"/>
    <w:rsid w:val="00AB6637"/>
    <w:rsid w:val="00AB6ADB"/>
    <w:rsid w:val="00AE513B"/>
    <w:rsid w:val="00AE5586"/>
    <w:rsid w:val="00AF42E7"/>
    <w:rsid w:val="00AF5286"/>
    <w:rsid w:val="00B135AF"/>
    <w:rsid w:val="00B157AF"/>
    <w:rsid w:val="00B2063F"/>
    <w:rsid w:val="00B248C5"/>
    <w:rsid w:val="00B337BE"/>
    <w:rsid w:val="00B34B57"/>
    <w:rsid w:val="00B353B7"/>
    <w:rsid w:val="00B36115"/>
    <w:rsid w:val="00B44E1F"/>
    <w:rsid w:val="00B458BE"/>
    <w:rsid w:val="00B5105E"/>
    <w:rsid w:val="00B6225A"/>
    <w:rsid w:val="00B622E7"/>
    <w:rsid w:val="00B63342"/>
    <w:rsid w:val="00B70B9B"/>
    <w:rsid w:val="00B721AF"/>
    <w:rsid w:val="00B97C21"/>
    <w:rsid w:val="00BA5A27"/>
    <w:rsid w:val="00BB0EC2"/>
    <w:rsid w:val="00BB5B04"/>
    <w:rsid w:val="00BB7D61"/>
    <w:rsid w:val="00BC1EB1"/>
    <w:rsid w:val="00BC5F45"/>
    <w:rsid w:val="00BC7A1E"/>
    <w:rsid w:val="00BD594B"/>
    <w:rsid w:val="00BF01A3"/>
    <w:rsid w:val="00BF15C2"/>
    <w:rsid w:val="00BF15CA"/>
    <w:rsid w:val="00BF313D"/>
    <w:rsid w:val="00C026AC"/>
    <w:rsid w:val="00C06924"/>
    <w:rsid w:val="00C16BF5"/>
    <w:rsid w:val="00C17CEA"/>
    <w:rsid w:val="00C2535C"/>
    <w:rsid w:val="00C26C4A"/>
    <w:rsid w:val="00C26CE0"/>
    <w:rsid w:val="00C27130"/>
    <w:rsid w:val="00C278E5"/>
    <w:rsid w:val="00C3462D"/>
    <w:rsid w:val="00C351C8"/>
    <w:rsid w:val="00C35C0C"/>
    <w:rsid w:val="00C43E97"/>
    <w:rsid w:val="00C43ED4"/>
    <w:rsid w:val="00C44610"/>
    <w:rsid w:val="00C46CA5"/>
    <w:rsid w:val="00C5402A"/>
    <w:rsid w:val="00C63B21"/>
    <w:rsid w:val="00C64B6D"/>
    <w:rsid w:val="00C708D1"/>
    <w:rsid w:val="00C758AB"/>
    <w:rsid w:val="00C75E34"/>
    <w:rsid w:val="00C854E0"/>
    <w:rsid w:val="00C92347"/>
    <w:rsid w:val="00C93750"/>
    <w:rsid w:val="00CA1F2B"/>
    <w:rsid w:val="00CB153D"/>
    <w:rsid w:val="00CC2E48"/>
    <w:rsid w:val="00CD68FB"/>
    <w:rsid w:val="00CF0496"/>
    <w:rsid w:val="00CF16EB"/>
    <w:rsid w:val="00CF1CEE"/>
    <w:rsid w:val="00CF2A94"/>
    <w:rsid w:val="00CF5C01"/>
    <w:rsid w:val="00D07431"/>
    <w:rsid w:val="00D23FFB"/>
    <w:rsid w:val="00D32A6D"/>
    <w:rsid w:val="00D34439"/>
    <w:rsid w:val="00D34BA5"/>
    <w:rsid w:val="00D34BFC"/>
    <w:rsid w:val="00D40F09"/>
    <w:rsid w:val="00D42F4D"/>
    <w:rsid w:val="00D47FD2"/>
    <w:rsid w:val="00D546AF"/>
    <w:rsid w:val="00D8145B"/>
    <w:rsid w:val="00D81842"/>
    <w:rsid w:val="00D85EA5"/>
    <w:rsid w:val="00D90E0A"/>
    <w:rsid w:val="00D9757B"/>
    <w:rsid w:val="00DA4CC0"/>
    <w:rsid w:val="00DA5B8F"/>
    <w:rsid w:val="00DA7113"/>
    <w:rsid w:val="00DB5C52"/>
    <w:rsid w:val="00DC57F9"/>
    <w:rsid w:val="00DD29F8"/>
    <w:rsid w:val="00DD4F26"/>
    <w:rsid w:val="00DD5506"/>
    <w:rsid w:val="00DD70C2"/>
    <w:rsid w:val="00DD7DE6"/>
    <w:rsid w:val="00DE5DC2"/>
    <w:rsid w:val="00DF0543"/>
    <w:rsid w:val="00DF692A"/>
    <w:rsid w:val="00E02DE1"/>
    <w:rsid w:val="00E06873"/>
    <w:rsid w:val="00E07CAE"/>
    <w:rsid w:val="00E168B0"/>
    <w:rsid w:val="00E200E8"/>
    <w:rsid w:val="00E20D89"/>
    <w:rsid w:val="00E22D75"/>
    <w:rsid w:val="00E27378"/>
    <w:rsid w:val="00E35A50"/>
    <w:rsid w:val="00E36A6F"/>
    <w:rsid w:val="00E37724"/>
    <w:rsid w:val="00E41CD3"/>
    <w:rsid w:val="00E42ABC"/>
    <w:rsid w:val="00E50893"/>
    <w:rsid w:val="00E50CFE"/>
    <w:rsid w:val="00E50D33"/>
    <w:rsid w:val="00E531AD"/>
    <w:rsid w:val="00E60314"/>
    <w:rsid w:val="00E62843"/>
    <w:rsid w:val="00E63968"/>
    <w:rsid w:val="00E739CA"/>
    <w:rsid w:val="00E76012"/>
    <w:rsid w:val="00E818DA"/>
    <w:rsid w:val="00E90F65"/>
    <w:rsid w:val="00E939C7"/>
    <w:rsid w:val="00E94B1D"/>
    <w:rsid w:val="00EA3E76"/>
    <w:rsid w:val="00EA3E87"/>
    <w:rsid w:val="00EB01B5"/>
    <w:rsid w:val="00EB17D0"/>
    <w:rsid w:val="00EB45F6"/>
    <w:rsid w:val="00EB748C"/>
    <w:rsid w:val="00EB7655"/>
    <w:rsid w:val="00EC6003"/>
    <w:rsid w:val="00ED17FD"/>
    <w:rsid w:val="00ED32A6"/>
    <w:rsid w:val="00ED381F"/>
    <w:rsid w:val="00ED7B41"/>
    <w:rsid w:val="00EE0187"/>
    <w:rsid w:val="00EF2E2C"/>
    <w:rsid w:val="00F00E7C"/>
    <w:rsid w:val="00F03A2A"/>
    <w:rsid w:val="00F06C0D"/>
    <w:rsid w:val="00F26F84"/>
    <w:rsid w:val="00F270FF"/>
    <w:rsid w:val="00F33948"/>
    <w:rsid w:val="00F406AD"/>
    <w:rsid w:val="00F41774"/>
    <w:rsid w:val="00F41956"/>
    <w:rsid w:val="00F428D0"/>
    <w:rsid w:val="00F42BA3"/>
    <w:rsid w:val="00F45594"/>
    <w:rsid w:val="00F5353A"/>
    <w:rsid w:val="00F54945"/>
    <w:rsid w:val="00F62FE5"/>
    <w:rsid w:val="00F670D3"/>
    <w:rsid w:val="00F67B0C"/>
    <w:rsid w:val="00F7151E"/>
    <w:rsid w:val="00F72D2F"/>
    <w:rsid w:val="00F73060"/>
    <w:rsid w:val="00F77528"/>
    <w:rsid w:val="00F8270D"/>
    <w:rsid w:val="00F8366C"/>
    <w:rsid w:val="00F91A5E"/>
    <w:rsid w:val="00F93B30"/>
    <w:rsid w:val="00F96A22"/>
    <w:rsid w:val="00FA0A26"/>
    <w:rsid w:val="00FA1514"/>
    <w:rsid w:val="00FA4936"/>
    <w:rsid w:val="00FB2820"/>
    <w:rsid w:val="00FC2B94"/>
    <w:rsid w:val="00FC3F8E"/>
    <w:rsid w:val="00FC4E41"/>
    <w:rsid w:val="00FC5B98"/>
    <w:rsid w:val="00FD0308"/>
    <w:rsid w:val="00FD12DE"/>
    <w:rsid w:val="00FD50FF"/>
    <w:rsid w:val="00FD571B"/>
    <w:rsid w:val="00FD75CA"/>
    <w:rsid w:val="00FF6C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6033"/>
  <w15:chartTrackingRefBased/>
  <w15:docId w15:val="{638E728C-0839-4F1F-91C5-A3D14D51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template PCJ"/>
    <w:qFormat/>
    <w:rsid w:val="009B7539"/>
    <w:pPr>
      <w:jc w:val="both"/>
    </w:pPr>
    <w:rPr>
      <w:rFonts w:ascii="Times New Roman" w:hAnsi="Times New Roman"/>
      <w:color w:val="000000" w:themeColor="text1"/>
      <w:sz w:val="22"/>
      <w:lang w:val="en-US"/>
    </w:rPr>
  </w:style>
  <w:style w:type="paragraph" w:styleId="Titre1">
    <w:name w:val="heading 1"/>
    <w:basedOn w:val="Normal"/>
    <w:next w:val="Normal"/>
    <w:link w:val="Titre1Car"/>
    <w:uiPriority w:val="9"/>
    <w:qFormat/>
    <w:rsid w:val="003C01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F2E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1149F"/>
    <w:pPr>
      <w:keepNext/>
      <w:keepLines/>
      <w:numPr>
        <w:ilvl w:val="2"/>
        <w:numId w:val="4"/>
      </w:numPr>
      <w:spacing w:before="40"/>
      <w:outlineLvl w:val="2"/>
    </w:pPr>
    <w:rPr>
      <w:rFonts w:asciiTheme="majorHAnsi" w:eastAsiaTheme="majorEastAsia" w:hAnsiTheme="majorHAnsi" w:cstheme="majorBidi"/>
      <w:color w:val="1F3763" w:themeColor="accent1" w:themeShade="7F"/>
      <w:sz w:val="24"/>
    </w:rPr>
  </w:style>
  <w:style w:type="paragraph" w:styleId="Titre4">
    <w:name w:val="heading 4"/>
    <w:basedOn w:val="Normal"/>
    <w:next w:val="Normal"/>
    <w:link w:val="Titre4Car"/>
    <w:uiPriority w:val="9"/>
    <w:semiHidden/>
    <w:unhideWhenUsed/>
    <w:qFormat/>
    <w:rsid w:val="0031149F"/>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31149F"/>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1149F"/>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31149F"/>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31149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1149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017A"/>
    <w:rPr>
      <w:rFonts w:asciiTheme="majorHAnsi" w:eastAsiaTheme="majorEastAsia" w:hAnsiTheme="majorHAnsi" w:cstheme="majorBidi"/>
      <w:color w:val="2F5496" w:themeColor="accent1" w:themeShade="BF"/>
      <w:sz w:val="32"/>
      <w:szCs w:val="32"/>
      <w:lang w:val="en-US"/>
    </w:rPr>
  </w:style>
  <w:style w:type="character" w:customStyle="1" w:styleId="PCJhypertext">
    <w:name w:val="PCJ hypertext"/>
    <w:basedOn w:val="Policepardfaut"/>
    <w:uiPriority w:val="1"/>
    <w:qFormat/>
    <w:rsid w:val="007A5286"/>
    <w:rPr>
      <w:rFonts w:ascii="Arial" w:hAnsi="Arial" w:cs="Arial"/>
      <w:color w:val="0432FF"/>
      <w:sz w:val="21"/>
      <w:szCs w:val="21"/>
    </w:rPr>
  </w:style>
  <w:style w:type="paragraph" w:styleId="TM1">
    <w:name w:val="toc 1"/>
    <w:basedOn w:val="Normal"/>
    <w:next w:val="Normal"/>
    <w:autoRedefine/>
    <w:uiPriority w:val="39"/>
    <w:semiHidden/>
    <w:unhideWhenUsed/>
    <w:rsid w:val="00065997"/>
    <w:pPr>
      <w:spacing w:after="100"/>
    </w:pPr>
  </w:style>
  <w:style w:type="paragraph" w:customStyle="1" w:styleId="PCJSection">
    <w:name w:val="PCJ Section"/>
    <w:next w:val="PCJtext"/>
    <w:qFormat/>
    <w:rsid w:val="007A5286"/>
    <w:pPr>
      <w:keepNext/>
      <w:spacing w:before="240" w:after="240"/>
      <w:jc w:val="center"/>
    </w:pPr>
    <w:rPr>
      <w:rFonts w:ascii="Arial" w:hAnsi="Arial"/>
      <w:b/>
      <w:color w:val="000000" w:themeColor="text1"/>
      <w:sz w:val="26"/>
      <w:lang w:val="en-US"/>
    </w:rPr>
  </w:style>
  <w:style w:type="paragraph" w:customStyle="1" w:styleId="PCJtext">
    <w:name w:val="PCJ text"/>
    <w:qFormat/>
    <w:rsid w:val="007A5286"/>
    <w:pPr>
      <w:spacing w:after="240" w:line="259" w:lineRule="auto"/>
      <w:ind w:firstLine="318"/>
      <w:contextualSpacing/>
      <w:jc w:val="both"/>
    </w:pPr>
    <w:rPr>
      <w:rFonts w:ascii="Arial" w:eastAsia="Times New Roman" w:hAnsi="Arial" w:cs="Calibri (Corps)"/>
      <w:noProof/>
      <w:sz w:val="21"/>
      <w:lang w:val="en-US" w:eastAsia="fr-FR"/>
    </w:rPr>
  </w:style>
  <w:style w:type="paragraph" w:styleId="TM2">
    <w:name w:val="toc 2"/>
    <w:basedOn w:val="Normal"/>
    <w:next w:val="Normal"/>
    <w:autoRedefine/>
    <w:uiPriority w:val="39"/>
    <w:semiHidden/>
    <w:unhideWhenUsed/>
    <w:rsid w:val="005C533D"/>
    <w:pPr>
      <w:spacing w:after="100"/>
      <w:ind w:left="220"/>
    </w:pPr>
  </w:style>
  <w:style w:type="paragraph" w:customStyle="1" w:styleId="PCJcaptionfigure">
    <w:name w:val="PCJ caption figure"/>
    <w:basedOn w:val="PCJtext"/>
    <w:qFormat/>
    <w:rsid w:val="00FC2B94"/>
    <w:pPr>
      <w:spacing w:line="240" w:lineRule="auto"/>
      <w:ind w:left="851" w:right="851" w:firstLine="0"/>
    </w:pPr>
    <w:rPr>
      <w:sz w:val="20"/>
    </w:rPr>
  </w:style>
  <w:style w:type="paragraph" w:customStyle="1" w:styleId="PCJFigure">
    <w:name w:val="PCJ Figure"/>
    <w:next w:val="PCJtext"/>
    <w:qFormat/>
    <w:rsid w:val="001C1440"/>
    <w:pPr>
      <w:spacing w:before="240" w:after="240"/>
      <w:jc w:val="center"/>
    </w:pPr>
    <w:rPr>
      <w:rFonts w:eastAsia="Times New Roman" w:cstheme="minorHAnsi"/>
      <w:noProof/>
      <w:sz w:val="21"/>
      <w:lang w:eastAsia="fr-FR"/>
    </w:rPr>
  </w:style>
  <w:style w:type="character" w:customStyle="1" w:styleId="Mentionnonrsolue1">
    <w:name w:val="Mention non résolue1"/>
    <w:basedOn w:val="Policepardfaut"/>
    <w:uiPriority w:val="99"/>
    <w:semiHidden/>
    <w:unhideWhenUsed/>
    <w:rsid w:val="007644AF"/>
    <w:rPr>
      <w:color w:val="605E5C"/>
      <w:shd w:val="clear" w:color="auto" w:fill="E1DFDD"/>
    </w:rPr>
  </w:style>
  <w:style w:type="paragraph" w:customStyle="1" w:styleId="PCJtablelegend">
    <w:name w:val="PCJ table legend"/>
    <w:basedOn w:val="PCJtext"/>
    <w:next w:val="PCJtext"/>
    <w:qFormat/>
    <w:rsid w:val="00FC2B94"/>
    <w:pPr>
      <w:spacing w:before="240" w:line="240" w:lineRule="auto"/>
      <w:ind w:left="851" w:right="851" w:firstLine="0"/>
    </w:pPr>
    <w:rPr>
      <w:color w:val="000000" w:themeColor="text1"/>
      <w:sz w:val="20"/>
    </w:rPr>
  </w:style>
  <w:style w:type="paragraph" w:customStyle="1" w:styleId="PCJTable">
    <w:name w:val="PCJ Table"/>
    <w:next w:val="PCJtext"/>
    <w:qFormat/>
    <w:rsid w:val="001C1440"/>
    <w:pPr>
      <w:widowControl w:val="0"/>
    </w:pPr>
    <w:rPr>
      <w:rFonts w:cstheme="minorHAnsi"/>
      <w:noProof/>
      <w:color w:val="000000" w:themeColor="text1"/>
      <w:sz w:val="16"/>
      <w:lang w:val="en-US"/>
    </w:rPr>
  </w:style>
  <w:style w:type="paragraph" w:customStyle="1" w:styleId="PCJEquation">
    <w:name w:val="PCJ Equation"/>
    <w:basedOn w:val="PCJtext"/>
    <w:qFormat/>
    <w:rsid w:val="00AB6637"/>
    <w:pPr>
      <w:numPr>
        <w:numId w:val="3"/>
      </w:numPr>
      <w:tabs>
        <w:tab w:val="center" w:pos="4678"/>
      </w:tabs>
      <w:spacing w:before="240" w:line="240" w:lineRule="auto"/>
    </w:pPr>
  </w:style>
  <w:style w:type="paragraph" w:customStyle="1" w:styleId="PCJReference">
    <w:name w:val="PCJ Reference"/>
    <w:basedOn w:val="PCJtext"/>
    <w:qFormat/>
    <w:rsid w:val="00A95F25"/>
    <w:pPr>
      <w:spacing w:after="220"/>
      <w:ind w:left="289" w:hanging="289"/>
    </w:pPr>
  </w:style>
  <w:style w:type="paragraph" w:customStyle="1" w:styleId="PCJSubsection">
    <w:name w:val="PCJ Subsection"/>
    <w:basedOn w:val="PCJtext"/>
    <w:next w:val="PCJtext"/>
    <w:qFormat/>
    <w:rsid w:val="007A5286"/>
    <w:pPr>
      <w:keepNext/>
      <w:spacing w:after="120"/>
      <w:ind w:firstLine="0"/>
    </w:pPr>
    <w:rPr>
      <w:b/>
    </w:rPr>
  </w:style>
  <w:style w:type="paragraph" w:styleId="En-tte">
    <w:name w:val="header"/>
    <w:basedOn w:val="Normal"/>
    <w:link w:val="En-tteCar"/>
    <w:uiPriority w:val="99"/>
    <w:unhideWhenUsed/>
    <w:rsid w:val="00570D85"/>
    <w:pPr>
      <w:tabs>
        <w:tab w:val="center" w:pos="4536"/>
        <w:tab w:val="right" w:pos="9072"/>
      </w:tabs>
    </w:pPr>
  </w:style>
  <w:style w:type="character" w:customStyle="1" w:styleId="En-tteCar">
    <w:name w:val="En-tête Car"/>
    <w:basedOn w:val="Policepardfaut"/>
    <w:link w:val="En-tte"/>
    <w:uiPriority w:val="99"/>
    <w:rsid w:val="00570D85"/>
    <w:rPr>
      <w:rFonts w:ascii="Times New Roman" w:hAnsi="Times New Roman"/>
      <w:color w:val="000000" w:themeColor="text1"/>
      <w:sz w:val="22"/>
      <w:lang w:val="en-US"/>
    </w:rPr>
  </w:style>
  <w:style w:type="paragraph" w:customStyle="1" w:styleId="PCJnotetable">
    <w:name w:val="PCJ note table"/>
    <w:link w:val="PCJnotetableCar"/>
    <w:qFormat/>
    <w:rsid w:val="008D584B"/>
    <w:pPr>
      <w:spacing w:after="240"/>
      <w:ind w:left="851" w:right="851"/>
      <w:contextualSpacing/>
      <w:jc w:val="both"/>
    </w:pPr>
    <w:rPr>
      <w:rFonts w:ascii="Source Sans Pro" w:eastAsia="Times New Roman" w:hAnsi="Source Sans Pro" w:cstheme="minorHAnsi"/>
      <w:noProof/>
      <w:sz w:val="18"/>
      <w:lang w:val="en-US"/>
    </w:rPr>
  </w:style>
  <w:style w:type="character" w:customStyle="1" w:styleId="PCJnotetableCar">
    <w:name w:val="PCJ note table Car"/>
    <w:basedOn w:val="Policepardfaut"/>
    <w:link w:val="PCJnotetable"/>
    <w:rsid w:val="008D584B"/>
    <w:rPr>
      <w:rFonts w:ascii="Source Sans Pro" w:eastAsia="Times New Roman" w:hAnsi="Source Sans Pro" w:cstheme="minorHAnsi"/>
      <w:noProof/>
      <w:sz w:val="18"/>
      <w:lang w:val="en-US"/>
    </w:rPr>
  </w:style>
  <w:style w:type="table" w:styleId="Grilledutableau">
    <w:name w:val="Table Grid"/>
    <w:basedOn w:val="TableauNormal"/>
    <w:uiPriority w:val="39"/>
    <w:rsid w:val="00DB5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EF2E2C"/>
    <w:rPr>
      <w:rFonts w:asciiTheme="majorHAnsi" w:eastAsiaTheme="majorEastAsia" w:hAnsiTheme="majorHAnsi" w:cstheme="majorBidi"/>
      <w:color w:val="2F5496" w:themeColor="accent1" w:themeShade="BF"/>
      <w:sz w:val="26"/>
      <w:szCs w:val="26"/>
      <w:lang w:val="en-US"/>
    </w:rPr>
  </w:style>
  <w:style w:type="character" w:customStyle="1" w:styleId="Titre3Car">
    <w:name w:val="Titre 3 Car"/>
    <w:basedOn w:val="Policepardfaut"/>
    <w:link w:val="Titre3"/>
    <w:uiPriority w:val="9"/>
    <w:semiHidden/>
    <w:rsid w:val="0031149F"/>
    <w:rPr>
      <w:rFonts w:asciiTheme="majorHAnsi" w:eastAsiaTheme="majorEastAsia" w:hAnsiTheme="majorHAnsi" w:cstheme="majorBidi"/>
      <w:color w:val="1F3763" w:themeColor="accent1" w:themeShade="7F"/>
      <w:lang w:val="en-US"/>
    </w:rPr>
  </w:style>
  <w:style w:type="character" w:customStyle="1" w:styleId="Titre4Car">
    <w:name w:val="Titre 4 Car"/>
    <w:basedOn w:val="Policepardfaut"/>
    <w:link w:val="Titre4"/>
    <w:uiPriority w:val="9"/>
    <w:semiHidden/>
    <w:rsid w:val="0031149F"/>
    <w:rPr>
      <w:rFonts w:asciiTheme="majorHAnsi" w:eastAsiaTheme="majorEastAsia" w:hAnsiTheme="majorHAnsi" w:cstheme="majorBidi"/>
      <w:i/>
      <w:iCs/>
      <w:color w:val="2F5496" w:themeColor="accent1" w:themeShade="BF"/>
      <w:sz w:val="22"/>
      <w:lang w:val="en-US"/>
    </w:rPr>
  </w:style>
  <w:style w:type="character" w:customStyle="1" w:styleId="Titre5Car">
    <w:name w:val="Titre 5 Car"/>
    <w:basedOn w:val="Policepardfaut"/>
    <w:link w:val="Titre5"/>
    <w:uiPriority w:val="9"/>
    <w:semiHidden/>
    <w:rsid w:val="0031149F"/>
    <w:rPr>
      <w:rFonts w:asciiTheme="majorHAnsi" w:eastAsiaTheme="majorEastAsia" w:hAnsiTheme="majorHAnsi" w:cstheme="majorBidi"/>
      <w:color w:val="2F5496" w:themeColor="accent1" w:themeShade="BF"/>
      <w:sz w:val="22"/>
      <w:lang w:val="en-US"/>
    </w:rPr>
  </w:style>
  <w:style w:type="character" w:customStyle="1" w:styleId="Titre6Car">
    <w:name w:val="Titre 6 Car"/>
    <w:basedOn w:val="Policepardfaut"/>
    <w:link w:val="Titre6"/>
    <w:uiPriority w:val="9"/>
    <w:semiHidden/>
    <w:rsid w:val="0031149F"/>
    <w:rPr>
      <w:rFonts w:asciiTheme="majorHAnsi" w:eastAsiaTheme="majorEastAsia" w:hAnsiTheme="majorHAnsi" w:cstheme="majorBidi"/>
      <w:color w:val="1F3763" w:themeColor="accent1" w:themeShade="7F"/>
      <w:sz w:val="22"/>
      <w:lang w:val="en-US"/>
    </w:rPr>
  </w:style>
  <w:style w:type="character" w:customStyle="1" w:styleId="Titre7Car">
    <w:name w:val="Titre 7 Car"/>
    <w:basedOn w:val="Policepardfaut"/>
    <w:link w:val="Titre7"/>
    <w:uiPriority w:val="9"/>
    <w:semiHidden/>
    <w:rsid w:val="0031149F"/>
    <w:rPr>
      <w:rFonts w:asciiTheme="majorHAnsi" w:eastAsiaTheme="majorEastAsia" w:hAnsiTheme="majorHAnsi" w:cstheme="majorBidi"/>
      <w:i/>
      <w:iCs/>
      <w:color w:val="1F3763" w:themeColor="accent1" w:themeShade="7F"/>
      <w:sz w:val="22"/>
      <w:lang w:val="en-US"/>
    </w:rPr>
  </w:style>
  <w:style w:type="character" w:customStyle="1" w:styleId="Titre8Car">
    <w:name w:val="Titre 8 Car"/>
    <w:basedOn w:val="Policepardfaut"/>
    <w:link w:val="Titre8"/>
    <w:uiPriority w:val="9"/>
    <w:semiHidden/>
    <w:rsid w:val="0031149F"/>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31149F"/>
    <w:rPr>
      <w:rFonts w:asciiTheme="majorHAnsi" w:eastAsiaTheme="majorEastAsia" w:hAnsiTheme="majorHAnsi" w:cstheme="majorBidi"/>
      <w:i/>
      <w:iCs/>
      <w:color w:val="272727" w:themeColor="text1" w:themeTint="D8"/>
      <w:sz w:val="21"/>
      <w:szCs w:val="21"/>
      <w:lang w:val="en-US"/>
    </w:rPr>
  </w:style>
  <w:style w:type="table" w:styleId="Tableausimple4">
    <w:name w:val="Plain Table 4"/>
    <w:basedOn w:val="TableauNormal"/>
    <w:uiPriority w:val="44"/>
    <w:rsid w:val="00DB5C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CJSub-subsection">
    <w:name w:val="PCJ Sub-subsection"/>
    <w:basedOn w:val="PCJtext"/>
    <w:next w:val="PCJtext"/>
    <w:qFormat/>
    <w:rsid w:val="00B135AF"/>
    <w:pPr>
      <w:keepNext/>
      <w:spacing w:before="120" w:after="0"/>
      <w:ind w:firstLine="0"/>
    </w:pPr>
    <w:rPr>
      <w:i/>
    </w:rPr>
  </w:style>
  <w:style w:type="character" w:styleId="Textedelespacerserv">
    <w:name w:val="Placeholder Text"/>
    <w:basedOn w:val="Policepardfaut"/>
    <w:uiPriority w:val="99"/>
    <w:semiHidden/>
    <w:rsid w:val="006E2074"/>
    <w:rPr>
      <w:color w:val="808080"/>
    </w:rPr>
  </w:style>
  <w:style w:type="paragraph" w:styleId="NormalWeb">
    <w:name w:val="Normal (Web)"/>
    <w:basedOn w:val="Normal"/>
    <w:uiPriority w:val="99"/>
    <w:unhideWhenUsed/>
    <w:rsid w:val="00F00E7C"/>
    <w:pPr>
      <w:spacing w:before="100" w:beforeAutospacing="1" w:after="100" w:afterAutospacing="1"/>
      <w:jc w:val="left"/>
    </w:pPr>
    <w:rPr>
      <w:rFonts w:eastAsia="Times New Roman" w:cs="Times New Roman"/>
      <w:color w:val="auto"/>
      <w:sz w:val="24"/>
      <w:lang w:val="fr-FR" w:eastAsia="fr-FR"/>
    </w:rPr>
  </w:style>
  <w:style w:type="character" w:styleId="Lienhypertextesuivivisit">
    <w:name w:val="FollowedHyperlink"/>
    <w:basedOn w:val="Policepardfaut"/>
    <w:uiPriority w:val="99"/>
    <w:semiHidden/>
    <w:unhideWhenUsed/>
    <w:rsid w:val="009F0303"/>
    <w:rPr>
      <w:color w:val="954F72" w:themeColor="followedHyperlink"/>
      <w:u w:val="single"/>
    </w:rPr>
  </w:style>
  <w:style w:type="paragraph" w:styleId="Textedebulles">
    <w:name w:val="Balloon Text"/>
    <w:basedOn w:val="Normal"/>
    <w:link w:val="TextedebullesCar"/>
    <w:uiPriority w:val="99"/>
    <w:semiHidden/>
    <w:unhideWhenUsed/>
    <w:rsid w:val="002D6619"/>
    <w:rPr>
      <w:rFonts w:ascii="Segoe UI" w:hAnsi="Segoe UI" w:cs="Segoe UI"/>
      <w:sz w:val="18"/>
      <w:szCs w:val="18"/>
    </w:rPr>
  </w:style>
  <w:style w:type="character" w:customStyle="1" w:styleId="TextedebullesCar">
    <w:name w:val="Texte de bulles Car"/>
    <w:basedOn w:val="Policepardfaut"/>
    <w:link w:val="Textedebulles"/>
    <w:uiPriority w:val="99"/>
    <w:semiHidden/>
    <w:rsid w:val="002D6619"/>
    <w:rPr>
      <w:rFonts w:ascii="Segoe UI" w:hAnsi="Segoe UI" w:cs="Segoe UI"/>
      <w:color w:val="000000" w:themeColor="text1"/>
      <w:sz w:val="18"/>
      <w:szCs w:val="18"/>
      <w:lang w:val="en-US"/>
    </w:rPr>
  </w:style>
  <w:style w:type="character" w:styleId="Mentionnonrsolue">
    <w:name w:val="Unresolved Mention"/>
    <w:basedOn w:val="Policepardfaut"/>
    <w:uiPriority w:val="99"/>
    <w:semiHidden/>
    <w:unhideWhenUsed/>
    <w:rsid w:val="00ED381F"/>
    <w:rPr>
      <w:color w:val="605E5C"/>
      <w:shd w:val="clear" w:color="auto" w:fill="E1DFDD"/>
    </w:rPr>
  </w:style>
  <w:style w:type="paragraph" w:styleId="Rvision">
    <w:name w:val="Revision"/>
    <w:hidden/>
    <w:uiPriority w:val="99"/>
    <w:semiHidden/>
    <w:rsid w:val="00E531AD"/>
    <w:rPr>
      <w:rFonts w:ascii="Times New Roman" w:hAnsi="Times New Roman"/>
      <w:color w:val="000000" w:themeColor="text1"/>
      <w:sz w:val="22"/>
      <w:lang w:val="en-US"/>
    </w:rPr>
  </w:style>
  <w:style w:type="character" w:styleId="Accentuationlgre">
    <w:name w:val="Subtle Emphasis"/>
    <w:basedOn w:val="Policepardfaut"/>
    <w:uiPriority w:val="19"/>
    <w:qFormat/>
    <w:rsid w:val="001D7263"/>
    <w:rPr>
      <w:i/>
      <w:iCs/>
      <w:color w:val="404040" w:themeColor="text1" w:themeTint="BF"/>
    </w:rPr>
  </w:style>
  <w:style w:type="character" w:styleId="Numrodeligne">
    <w:name w:val="line number"/>
    <w:basedOn w:val="Policepardfaut"/>
    <w:uiPriority w:val="99"/>
    <w:semiHidden/>
    <w:unhideWhenUsed/>
    <w:rsid w:val="001D7263"/>
  </w:style>
  <w:style w:type="character" w:styleId="Marquedecommentaire">
    <w:name w:val="annotation reference"/>
    <w:basedOn w:val="Policepardfaut"/>
    <w:uiPriority w:val="99"/>
    <w:semiHidden/>
    <w:unhideWhenUsed/>
    <w:rsid w:val="00C43ED4"/>
    <w:rPr>
      <w:sz w:val="16"/>
      <w:szCs w:val="16"/>
    </w:rPr>
  </w:style>
  <w:style w:type="paragraph" w:styleId="Commentaire">
    <w:name w:val="annotation text"/>
    <w:basedOn w:val="Normal"/>
    <w:link w:val="CommentaireCar"/>
    <w:uiPriority w:val="99"/>
    <w:unhideWhenUsed/>
    <w:rsid w:val="00C43ED4"/>
    <w:pPr>
      <w:spacing w:after="160"/>
      <w:jc w:val="left"/>
    </w:pPr>
    <w:rPr>
      <w:rFonts w:asciiTheme="minorHAnsi" w:hAnsiTheme="minorHAnsi"/>
      <w:color w:val="auto"/>
      <w:sz w:val="20"/>
      <w:szCs w:val="20"/>
      <w:lang w:val="fr-FR"/>
    </w:rPr>
  </w:style>
  <w:style w:type="character" w:customStyle="1" w:styleId="CommentaireCar">
    <w:name w:val="Commentaire Car"/>
    <w:basedOn w:val="Policepardfaut"/>
    <w:link w:val="Commentaire"/>
    <w:uiPriority w:val="99"/>
    <w:rsid w:val="00C43ED4"/>
    <w:rPr>
      <w:sz w:val="20"/>
      <w:szCs w:val="20"/>
    </w:rPr>
  </w:style>
  <w:style w:type="paragraph" w:styleId="Objetducommentaire">
    <w:name w:val="annotation subject"/>
    <w:basedOn w:val="Commentaire"/>
    <w:next w:val="Commentaire"/>
    <w:link w:val="ObjetducommentaireCar"/>
    <w:uiPriority w:val="99"/>
    <w:semiHidden/>
    <w:unhideWhenUsed/>
    <w:rsid w:val="001859B5"/>
    <w:pPr>
      <w:spacing w:after="0"/>
      <w:jc w:val="both"/>
    </w:pPr>
    <w:rPr>
      <w:rFonts w:ascii="Times New Roman" w:hAnsi="Times New Roman"/>
      <w:b/>
      <w:bCs/>
      <w:color w:val="000000" w:themeColor="text1"/>
      <w:lang w:val="en-US"/>
    </w:rPr>
  </w:style>
  <w:style w:type="character" w:customStyle="1" w:styleId="ObjetducommentaireCar">
    <w:name w:val="Objet du commentaire Car"/>
    <w:basedOn w:val="CommentaireCar"/>
    <w:link w:val="Objetducommentaire"/>
    <w:uiPriority w:val="99"/>
    <w:semiHidden/>
    <w:rsid w:val="001859B5"/>
    <w:rPr>
      <w:rFonts w:ascii="Times New Roman" w:hAnsi="Times New Roman"/>
      <w:b/>
      <w:bCs/>
      <w:color w:val="000000" w:themeColor="text1"/>
      <w:sz w:val="20"/>
      <w:szCs w:val="20"/>
      <w:lang w:val="en-US"/>
    </w:rPr>
  </w:style>
  <w:style w:type="character" w:styleId="Lienhypertexte">
    <w:name w:val="Hyperlink"/>
    <w:basedOn w:val="Policepardfaut"/>
    <w:uiPriority w:val="99"/>
    <w:unhideWhenUsed/>
    <w:rsid w:val="003C7401"/>
    <w:rPr>
      <w:color w:val="0000FF"/>
      <w:u w:val="single"/>
    </w:rPr>
  </w:style>
  <w:style w:type="character" w:customStyle="1" w:styleId="st">
    <w:name w:val="st"/>
    <w:basedOn w:val="Policepardfaut"/>
    <w:rsid w:val="003C7401"/>
  </w:style>
  <w:style w:type="character" w:styleId="Accentuation">
    <w:name w:val="Emphasis"/>
    <w:basedOn w:val="Policepardfaut"/>
    <w:uiPriority w:val="20"/>
    <w:qFormat/>
    <w:rsid w:val="003C7401"/>
    <w:rPr>
      <w:i/>
      <w:iCs/>
    </w:rPr>
  </w:style>
  <w:style w:type="paragraph" w:styleId="Bibliographie">
    <w:name w:val="Bibliography"/>
    <w:basedOn w:val="Normal"/>
    <w:next w:val="Normal"/>
    <w:uiPriority w:val="37"/>
    <w:semiHidden/>
    <w:unhideWhenUsed/>
    <w:rsid w:val="00954512"/>
  </w:style>
  <w:style w:type="character" w:customStyle="1" w:styleId="accordion-tabbedtab-mobile">
    <w:name w:val="accordion-tabbed__tab-mobile"/>
    <w:basedOn w:val="Policepardfaut"/>
    <w:rsid w:val="000E541D"/>
  </w:style>
  <w:style w:type="character" w:customStyle="1" w:styleId="comma-separator">
    <w:name w:val="comma-separator"/>
    <w:basedOn w:val="Policepardfaut"/>
    <w:rsid w:val="000E541D"/>
  </w:style>
  <w:style w:type="character" w:customStyle="1" w:styleId="authors-list-item">
    <w:name w:val="authors-list-item"/>
    <w:basedOn w:val="Policepardfaut"/>
    <w:rsid w:val="00F7151E"/>
  </w:style>
  <w:style w:type="character" w:customStyle="1" w:styleId="author-sup-separator">
    <w:name w:val="author-sup-separator"/>
    <w:basedOn w:val="Policepardfaut"/>
    <w:rsid w:val="00F7151E"/>
  </w:style>
  <w:style w:type="character" w:customStyle="1" w:styleId="comma">
    <w:name w:val="comma"/>
    <w:basedOn w:val="Policepardfaut"/>
    <w:rsid w:val="00F7151E"/>
  </w:style>
  <w:style w:type="character" w:customStyle="1" w:styleId="semicolon">
    <w:name w:val="semicolon"/>
    <w:basedOn w:val="Policepardfaut"/>
    <w:rsid w:val="00F77528"/>
  </w:style>
  <w:style w:type="paragraph" w:customStyle="1" w:styleId="c-article-author-listitem">
    <w:name w:val="c-article-author-list__item"/>
    <w:basedOn w:val="Normal"/>
    <w:rsid w:val="001C6289"/>
    <w:pPr>
      <w:spacing w:before="100" w:beforeAutospacing="1" w:after="100" w:afterAutospacing="1"/>
      <w:jc w:val="left"/>
    </w:pPr>
    <w:rPr>
      <w:rFonts w:eastAsia="Times New Roman" w:cs="Times New Roman"/>
      <w:color w:val="auto"/>
      <w:sz w:val="24"/>
      <w:lang w:val="fr-FR" w:eastAsia="fr-FR"/>
    </w:rPr>
  </w:style>
  <w:style w:type="character" w:customStyle="1" w:styleId="c-bibliographic-informationvalue">
    <w:name w:val="c-bibliographic-information__value"/>
    <w:basedOn w:val="Policepardfaut"/>
    <w:rsid w:val="00820DBC"/>
  </w:style>
  <w:style w:type="character" w:customStyle="1" w:styleId="hgkelc">
    <w:name w:val="hgkelc"/>
    <w:basedOn w:val="Policepardfaut"/>
    <w:rsid w:val="00AF5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82324">
      <w:bodyDiv w:val="1"/>
      <w:marLeft w:val="0"/>
      <w:marRight w:val="0"/>
      <w:marTop w:val="0"/>
      <w:marBottom w:val="0"/>
      <w:divBdr>
        <w:top w:val="none" w:sz="0" w:space="0" w:color="auto"/>
        <w:left w:val="none" w:sz="0" w:space="0" w:color="auto"/>
        <w:bottom w:val="none" w:sz="0" w:space="0" w:color="auto"/>
        <w:right w:val="none" w:sz="0" w:space="0" w:color="auto"/>
      </w:divBdr>
      <w:divsChild>
        <w:div w:id="588389401">
          <w:marLeft w:val="0"/>
          <w:marRight w:val="0"/>
          <w:marTop w:val="0"/>
          <w:marBottom w:val="0"/>
          <w:divBdr>
            <w:top w:val="none" w:sz="0" w:space="0" w:color="auto"/>
            <w:left w:val="none" w:sz="0" w:space="0" w:color="auto"/>
            <w:bottom w:val="none" w:sz="0" w:space="0" w:color="auto"/>
            <w:right w:val="none" w:sz="0" w:space="0" w:color="auto"/>
          </w:divBdr>
          <w:divsChild>
            <w:div w:id="1415278234">
              <w:marLeft w:val="0"/>
              <w:marRight w:val="0"/>
              <w:marTop w:val="0"/>
              <w:marBottom w:val="0"/>
              <w:divBdr>
                <w:top w:val="none" w:sz="0" w:space="0" w:color="auto"/>
                <w:left w:val="none" w:sz="0" w:space="0" w:color="auto"/>
                <w:bottom w:val="none" w:sz="0" w:space="0" w:color="auto"/>
                <w:right w:val="none" w:sz="0" w:space="0" w:color="auto"/>
              </w:divBdr>
              <w:divsChild>
                <w:div w:id="15869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0631">
      <w:bodyDiv w:val="1"/>
      <w:marLeft w:val="0"/>
      <w:marRight w:val="0"/>
      <w:marTop w:val="0"/>
      <w:marBottom w:val="0"/>
      <w:divBdr>
        <w:top w:val="none" w:sz="0" w:space="0" w:color="auto"/>
        <w:left w:val="none" w:sz="0" w:space="0" w:color="auto"/>
        <w:bottom w:val="none" w:sz="0" w:space="0" w:color="auto"/>
        <w:right w:val="none" w:sz="0" w:space="0" w:color="auto"/>
      </w:divBdr>
      <w:divsChild>
        <w:div w:id="1759476455">
          <w:marLeft w:val="0"/>
          <w:marRight w:val="0"/>
          <w:marTop w:val="0"/>
          <w:marBottom w:val="0"/>
          <w:divBdr>
            <w:top w:val="none" w:sz="0" w:space="0" w:color="auto"/>
            <w:left w:val="none" w:sz="0" w:space="0" w:color="auto"/>
            <w:bottom w:val="none" w:sz="0" w:space="0" w:color="auto"/>
            <w:right w:val="none" w:sz="0" w:space="0" w:color="auto"/>
          </w:divBdr>
          <w:divsChild>
            <w:div w:id="957293360">
              <w:marLeft w:val="0"/>
              <w:marRight w:val="0"/>
              <w:marTop w:val="0"/>
              <w:marBottom w:val="0"/>
              <w:divBdr>
                <w:top w:val="none" w:sz="0" w:space="0" w:color="auto"/>
                <w:left w:val="none" w:sz="0" w:space="0" w:color="auto"/>
                <w:bottom w:val="none" w:sz="0" w:space="0" w:color="auto"/>
                <w:right w:val="none" w:sz="0" w:space="0" w:color="auto"/>
              </w:divBdr>
              <w:divsChild>
                <w:div w:id="18858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52772">
      <w:bodyDiv w:val="1"/>
      <w:marLeft w:val="0"/>
      <w:marRight w:val="0"/>
      <w:marTop w:val="0"/>
      <w:marBottom w:val="0"/>
      <w:divBdr>
        <w:top w:val="none" w:sz="0" w:space="0" w:color="auto"/>
        <w:left w:val="none" w:sz="0" w:space="0" w:color="auto"/>
        <w:bottom w:val="none" w:sz="0" w:space="0" w:color="auto"/>
        <w:right w:val="none" w:sz="0" w:space="0" w:color="auto"/>
      </w:divBdr>
    </w:div>
    <w:div w:id="357895818">
      <w:bodyDiv w:val="1"/>
      <w:marLeft w:val="0"/>
      <w:marRight w:val="0"/>
      <w:marTop w:val="0"/>
      <w:marBottom w:val="0"/>
      <w:divBdr>
        <w:top w:val="none" w:sz="0" w:space="0" w:color="auto"/>
        <w:left w:val="none" w:sz="0" w:space="0" w:color="auto"/>
        <w:bottom w:val="none" w:sz="0" w:space="0" w:color="auto"/>
        <w:right w:val="none" w:sz="0" w:space="0" w:color="auto"/>
      </w:divBdr>
    </w:div>
    <w:div w:id="367143295">
      <w:bodyDiv w:val="1"/>
      <w:marLeft w:val="0"/>
      <w:marRight w:val="0"/>
      <w:marTop w:val="0"/>
      <w:marBottom w:val="0"/>
      <w:divBdr>
        <w:top w:val="none" w:sz="0" w:space="0" w:color="auto"/>
        <w:left w:val="none" w:sz="0" w:space="0" w:color="auto"/>
        <w:bottom w:val="none" w:sz="0" w:space="0" w:color="auto"/>
        <w:right w:val="none" w:sz="0" w:space="0" w:color="auto"/>
      </w:divBdr>
    </w:div>
    <w:div w:id="400837250">
      <w:bodyDiv w:val="1"/>
      <w:marLeft w:val="0"/>
      <w:marRight w:val="0"/>
      <w:marTop w:val="0"/>
      <w:marBottom w:val="0"/>
      <w:divBdr>
        <w:top w:val="none" w:sz="0" w:space="0" w:color="auto"/>
        <w:left w:val="none" w:sz="0" w:space="0" w:color="auto"/>
        <w:bottom w:val="none" w:sz="0" w:space="0" w:color="auto"/>
        <w:right w:val="none" w:sz="0" w:space="0" w:color="auto"/>
      </w:divBdr>
    </w:div>
    <w:div w:id="452359912">
      <w:bodyDiv w:val="1"/>
      <w:marLeft w:val="0"/>
      <w:marRight w:val="0"/>
      <w:marTop w:val="0"/>
      <w:marBottom w:val="0"/>
      <w:divBdr>
        <w:top w:val="none" w:sz="0" w:space="0" w:color="auto"/>
        <w:left w:val="none" w:sz="0" w:space="0" w:color="auto"/>
        <w:bottom w:val="none" w:sz="0" w:space="0" w:color="auto"/>
        <w:right w:val="none" w:sz="0" w:space="0" w:color="auto"/>
      </w:divBdr>
    </w:div>
    <w:div w:id="493953370">
      <w:bodyDiv w:val="1"/>
      <w:marLeft w:val="0"/>
      <w:marRight w:val="0"/>
      <w:marTop w:val="0"/>
      <w:marBottom w:val="0"/>
      <w:divBdr>
        <w:top w:val="none" w:sz="0" w:space="0" w:color="auto"/>
        <w:left w:val="none" w:sz="0" w:space="0" w:color="auto"/>
        <w:bottom w:val="none" w:sz="0" w:space="0" w:color="auto"/>
        <w:right w:val="none" w:sz="0" w:space="0" w:color="auto"/>
      </w:divBdr>
      <w:divsChild>
        <w:div w:id="227347050">
          <w:marLeft w:val="480"/>
          <w:marRight w:val="0"/>
          <w:marTop w:val="0"/>
          <w:marBottom w:val="0"/>
          <w:divBdr>
            <w:top w:val="none" w:sz="0" w:space="0" w:color="auto"/>
            <w:left w:val="none" w:sz="0" w:space="0" w:color="auto"/>
            <w:bottom w:val="none" w:sz="0" w:space="0" w:color="auto"/>
            <w:right w:val="none" w:sz="0" w:space="0" w:color="auto"/>
          </w:divBdr>
          <w:divsChild>
            <w:div w:id="1932082908">
              <w:marLeft w:val="0"/>
              <w:marRight w:val="0"/>
              <w:marTop w:val="0"/>
              <w:marBottom w:val="0"/>
              <w:divBdr>
                <w:top w:val="none" w:sz="0" w:space="0" w:color="auto"/>
                <w:left w:val="none" w:sz="0" w:space="0" w:color="auto"/>
                <w:bottom w:val="none" w:sz="0" w:space="0" w:color="auto"/>
                <w:right w:val="none" w:sz="0" w:space="0" w:color="auto"/>
              </w:divBdr>
            </w:div>
            <w:div w:id="693044731">
              <w:marLeft w:val="0"/>
              <w:marRight w:val="0"/>
              <w:marTop w:val="0"/>
              <w:marBottom w:val="0"/>
              <w:divBdr>
                <w:top w:val="none" w:sz="0" w:space="0" w:color="auto"/>
                <w:left w:val="none" w:sz="0" w:space="0" w:color="auto"/>
                <w:bottom w:val="none" w:sz="0" w:space="0" w:color="auto"/>
                <w:right w:val="none" w:sz="0" w:space="0" w:color="auto"/>
              </w:divBdr>
            </w:div>
            <w:div w:id="1739595535">
              <w:marLeft w:val="0"/>
              <w:marRight w:val="0"/>
              <w:marTop w:val="0"/>
              <w:marBottom w:val="0"/>
              <w:divBdr>
                <w:top w:val="none" w:sz="0" w:space="0" w:color="auto"/>
                <w:left w:val="none" w:sz="0" w:space="0" w:color="auto"/>
                <w:bottom w:val="none" w:sz="0" w:space="0" w:color="auto"/>
                <w:right w:val="none" w:sz="0" w:space="0" w:color="auto"/>
              </w:divBdr>
            </w:div>
            <w:div w:id="104279336">
              <w:marLeft w:val="0"/>
              <w:marRight w:val="0"/>
              <w:marTop w:val="0"/>
              <w:marBottom w:val="0"/>
              <w:divBdr>
                <w:top w:val="none" w:sz="0" w:space="0" w:color="auto"/>
                <w:left w:val="none" w:sz="0" w:space="0" w:color="auto"/>
                <w:bottom w:val="none" w:sz="0" w:space="0" w:color="auto"/>
                <w:right w:val="none" w:sz="0" w:space="0" w:color="auto"/>
              </w:divBdr>
            </w:div>
            <w:div w:id="1797287991">
              <w:marLeft w:val="0"/>
              <w:marRight w:val="0"/>
              <w:marTop w:val="0"/>
              <w:marBottom w:val="0"/>
              <w:divBdr>
                <w:top w:val="none" w:sz="0" w:space="0" w:color="auto"/>
                <w:left w:val="none" w:sz="0" w:space="0" w:color="auto"/>
                <w:bottom w:val="none" w:sz="0" w:space="0" w:color="auto"/>
                <w:right w:val="none" w:sz="0" w:space="0" w:color="auto"/>
              </w:divBdr>
            </w:div>
            <w:div w:id="5530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226">
      <w:bodyDiv w:val="1"/>
      <w:marLeft w:val="0"/>
      <w:marRight w:val="0"/>
      <w:marTop w:val="0"/>
      <w:marBottom w:val="0"/>
      <w:divBdr>
        <w:top w:val="none" w:sz="0" w:space="0" w:color="auto"/>
        <w:left w:val="none" w:sz="0" w:space="0" w:color="auto"/>
        <w:bottom w:val="none" w:sz="0" w:space="0" w:color="auto"/>
        <w:right w:val="none" w:sz="0" w:space="0" w:color="auto"/>
      </w:divBdr>
    </w:div>
    <w:div w:id="573129564">
      <w:bodyDiv w:val="1"/>
      <w:marLeft w:val="0"/>
      <w:marRight w:val="0"/>
      <w:marTop w:val="0"/>
      <w:marBottom w:val="0"/>
      <w:divBdr>
        <w:top w:val="none" w:sz="0" w:space="0" w:color="auto"/>
        <w:left w:val="none" w:sz="0" w:space="0" w:color="auto"/>
        <w:bottom w:val="none" w:sz="0" w:space="0" w:color="auto"/>
        <w:right w:val="none" w:sz="0" w:space="0" w:color="auto"/>
      </w:divBdr>
    </w:div>
    <w:div w:id="594363382">
      <w:bodyDiv w:val="1"/>
      <w:marLeft w:val="0"/>
      <w:marRight w:val="0"/>
      <w:marTop w:val="0"/>
      <w:marBottom w:val="0"/>
      <w:divBdr>
        <w:top w:val="none" w:sz="0" w:space="0" w:color="auto"/>
        <w:left w:val="none" w:sz="0" w:space="0" w:color="auto"/>
        <w:bottom w:val="none" w:sz="0" w:space="0" w:color="auto"/>
        <w:right w:val="none" w:sz="0" w:space="0" w:color="auto"/>
      </w:divBdr>
    </w:div>
    <w:div w:id="651834162">
      <w:bodyDiv w:val="1"/>
      <w:marLeft w:val="0"/>
      <w:marRight w:val="0"/>
      <w:marTop w:val="0"/>
      <w:marBottom w:val="0"/>
      <w:divBdr>
        <w:top w:val="none" w:sz="0" w:space="0" w:color="auto"/>
        <w:left w:val="none" w:sz="0" w:space="0" w:color="auto"/>
        <w:bottom w:val="none" w:sz="0" w:space="0" w:color="auto"/>
        <w:right w:val="none" w:sz="0" w:space="0" w:color="auto"/>
      </w:divBdr>
    </w:div>
    <w:div w:id="719205320">
      <w:bodyDiv w:val="1"/>
      <w:marLeft w:val="0"/>
      <w:marRight w:val="0"/>
      <w:marTop w:val="0"/>
      <w:marBottom w:val="0"/>
      <w:divBdr>
        <w:top w:val="none" w:sz="0" w:space="0" w:color="auto"/>
        <w:left w:val="none" w:sz="0" w:space="0" w:color="auto"/>
        <w:bottom w:val="none" w:sz="0" w:space="0" w:color="auto"/>
        <w:right w:val="none" w:sz="0" w:space="0" w:color="auto"/>
      </w:divBdr>
    </w:div>
    <w:div w:id="720400420">
      <w:bodyDiv w:val="1"/>
      <w:marLeft w:val="0"/>
      <w:marRight w:val="0"/>
      <w:marTop w:val="0"/>
      <w:marBottom w:val="0"/>
      <w:divBdr>
        <w:top w:val="none" w:sz="0" w:space="0" w:color="auto"/>
        <w:left w:val="none" w:sz="0" w:space="0" w:color="auto"/>
        <w:bottom w:val="none" w:sz="0" w:space="0" w:color="auto"/>
        <w:right w:val="none" w:sz="0" w:space="0" w:color="auto"/>
      </w:divBdr>
    </w:div>
    <w:div w:id="769203138">
      <w:bodyDiv w:val="1"/>
      <w:marLeft w:val="0"/>
      <w:marRight w:val="0"/>
      <w:marTop w:val="0"/>
      <w:marBottom w:val="0"/>
      <w:divBdr>
        <w:top w:val="none" w:sz="0" w:space="0" w:color="auto"/>
        <w:left w:val="none" w:sz="0" w:space="0" w:color="auto"/>
        <w:bottom w:val="none" w:sz="0" w:space="0" w:color="auto"/>
        <w:right w:val="none" w:sz="0" w:space="0" w:color="auto"/>
      </w:divBdr>
      <w:divsChild>
        <w:div w:id="1999072195">
          <w:marLeft w:val="0"/>
          <w:marRight w:val="0"/>
          <w:marTop w:val="0"/>
          <w:marBottom w:val="0"/>
          <w:divBdr>
            <w:top w:val="none" w:sz="0" w:space="0" w:color="auto"/>
            <w:left w:val="none" w:sz="0" w:space="0" w:color="auto"/>
            <w:bottom w:val="none" w:sz="0" w:space="0" w:color="auto"/>
            <w:right w:val="none" w:sz="0" w:space="0" w:color="auto"/>
          </w:divBdr>
          <w:divsChild>
            <w:div w:id="791022179">
              <w:marLeft w:val="0"/>
              <w:marRight w:val="0"/>
              <w:marTop w:val="0"/>
              <w:marBottom w:val="0"/>
              <w:divBdr>
                <w:top w:val="none" w:sz="0" w:space="0" w:color="auto"/>
                <w:left w:val="none" w:sz="0" w:space="0" w:color="auto"/>
                <w:bottom w:val="none" w:sz="0" w:space="0" w:color="auto"/>
                <w:right w:val="none" w:sz="0" w:space="0" w:color="auto"/>
              </w:divBdr>
              <w:divsChild>
                <w:div w:id="432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259371">
      <w:bodyDiv w:val="1"/>
      <w:marLeft w:val="0"/>
      <w:marRight w:val="0"/>
      <w:marTop w:val="0"/>
      <w:marBottom w:val="0"/>
      <w:divBdr>
        <w:top w:val="none" w:sz="0" w:space="0" w:color="auto"/>
        <w:left w:val="none" w:sz="0" w:space="0" w:color="auto"/>
        <w:bottom w:val="none" w:sz="0" w:space="0" w:color="auto"/>
        <w:right w:val="none" w:sz="0" w:space="0" w:color="auto"/>
      </w:divBdr>
      <w:divsChild>
        <w:div w:id="2018732578">
          <w:marLeft w:val="0"/>
          <w:marRight w:val="0"/>
          <w:marTop w:val="0"/>
          <w:marBottom w:val="0"/>
          <w:divBdr>
            <w:top w:val="none" w:sz="0" w:space="0" w:color="auto"/>
            <w:left w:val="none" w:sz="0" w:space="0" w:color="auto"/>
            <w:bottom w:val="none" w:sz="0" w:space="0" w:color="auto"/>
            <w:right w:val="none" w:sz="0" w:space="0" w:color="auto"/>
          </w:divBdr>
          <w:divsChild>
            <w:div w:id="933437852">
              <w:marLeft w:val="0"/>
              <w:marRight w:val="0"/>
              <w:marTop w:val="0"/>
              <w:marBottom w:val="0"/>
              <w:divBdr>
                <w:top w:val="none" w:sz="0" w:space="0" w:color="auto"/>
                <w:left w:val="none" w:sz="0" w:space="0" w:color="auto"/>
                <w:bottom w:val="none" w:sz="0" w:space="0" w:color="auto"/>
                <w:right w:val="none" w:sz="0" w:space="0" w:color="auto"/>
              </w:divBdr>
              <w:divsChild>
                <w:div w:id="6855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67128">
      <w:bodyDiv w:val="1"/>
      <w:marLeft w:val="0"/>
      <w:marRight w:val="0"/>
      <w:marTop w:val="0"/>
      <w:marBottom w:val="0"/>
      <w:divBdr>
        <w:top w:val="none" w:sz="0" w:space="0" w:color="auto"/>
        <w:left w:val="none" w:sz="0" w:space="0" w:color="auto"/>
        <w:bottom w:val="none" w:sz="0" w:space="0" w:color="auto"/>
        <w:right w:val="none" w:sz="0" w:space="0" w:color="auto"/>
      </w:divBdr>
    </w:div>
    <w:div w:id="923219252">
      <w:bodyDiv w:val="1"/>
      <w:marLeft w:val="0"/>
      <w:marRight w:val="0"/>
      <w:marTop w:val="0"/>
      <w:marBottom w:val="0"/>
      <w:divBdr>
        <w:top w:val="none" w:sz="0" w:space="0" w:color="auto"/>
        <w:left w:val="none" w:sz="0" w:space="0" w:color="auto"/>
        <w:bottom w:val="none" w:sz="0" w:space="0" w:color="auto"/>
        <w:right w:val="none" w:sz="0" w:space="0" w:color="auto"/>
      </w:divBdr>
    </w:div>
    <w:div w:id="1019502014">
      <w:bodyDiv w:val="1"/>
      <w:marLeft w:val="0"/>
      <w:marRight w:val="0"/>
      <w:marTop w:val="0"/>
      <w:marBottom w:val="0"/>
      <w:divBdr>
        <w:top w:val="none" w:sz="0" w:space="0" w:color="auto"/>
        <w:left w:val="none" w:sz="0" w:space="0" w:color="auto"/>
        <w:bottom w:val="none" w:sz="0" w:space="0" w:color="auto"/>
        <w:right w:val="none" w:sz="0" w:space="0" w:color="auto"/>
      </w:divBdr>
      <w:divsChild>
        <w:div w:id="1515073034">
          <w:marLeft w:val="0"/>
          <w:marRight w:val="0"/>
          <w:marTop w:val="0"/>
          <w:marBottom w:val="0"/>
          <w:divBdr>
            <w:top w:val="none" w:sz="0" w:space="0" w:color="auto"/>
            <w:left w:val="none" w:sz="0" w:space="0" w:color="auto"/>
            <w:bottom w:val="none" w:sz="0" w:space="0" w:color="auto"/>
            <w:right w:val="none" w:sz="0" w:space="0" w:color="auto"/>
          </w:divBdr>
          <w:divsChild>
            <w:div w:id="320084456">
              <w:marLeft w:val="0"/>
              <w:marRight w:val="0"/>
              <w:marTop w:val="0"/>
              <w:marBottom w:val="0"/>
              <w:divBdr>
                <w:top w:val="none" w:sz="0" w:space="0" w:color="auto"/>
                <w:left w:val="none" w:sz="0" w:space="0" w:color="auto"/>
                <w:bottom w:val="none" w:sz="0" w:space="0" w:color="auto"/>
                <w:right w:val="none" w:sz="0" w:space="0" w:color="auto"/>
              </w:divBdr>
              <w:divsChild>
                <w:div w:id="18495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735739">
      <w:bodyDiv w:val="1"/>
      <w:marLeft w:val="0"/>
      <w:marRight w:val="0"/>
      <w:marTop w:val="0"/>
      <w:marBottom w:val="0"/>
      <w:divBdr>
        <w:top w:val="none" w:sz="0" w:space="0" w:color="auto"/>
        <w:left w:val="none" w:sz="0" w:space="0" w:color="auto"/>
        <w:bottom w:val="none" w:sz="0" w:space="0" w:color="auto"/>
        <w:right w:val="none" w:sz="0" w:space="0" w:color="auto"/>
      </w:divBdr>
    </w:div>
    <w:div w:id="1100487085">
      <w:bodyDiv w:val="1"/>
      <w:marLeft w:val="0"/>
      <w:marRight w:val="0"/>
      <w:marTop w:val="0"/>
      <w:marBottom w:val="0"/>
      <w:divBdr>
        <w:top w:val="none" w:sz="0" w:space="0" w:color="auto"/>
        <w:left w:val="none" w:sz="0" w:space="0" w:color="auto"/>
        <w:bottom w:val="none" w:sz="0" w:space="0" w:color="auto"/>
        <w:right w:val="none" w:sz="0" w:space="0" w:color="auto"/>
      </w:divBdr>
      <w:divsChild>
        <w:div w:id="793720487">
          <w:marLeft w:val="0"/>
          <w:marRight w:val="0"/>
          <w:marTop w:val="0"/>
          <w:marBottom w:val="0"/>
          <w:divBdr>
            <w:top w:val="none" w:sz="0" w:space="0" w:color="auto"/>
            <w:left w:val="none" w:sz="0" w:space="0" w:color="auto"/>
            <w:bottom w:val="none" w:sz="0" w:space="0" w:color="auto"/>
            <w:right w:val="none" w:sz="0" w:space="0" w:color="auto"/>
          </w:divBdr>
          <w:divsChild>
            <w:div w:id="1670405635">
              <w:marLeft w:val="0"/>
              <w:marRight w:val="0"/>
              <w:marTop w:val="0"/>
              <w:marBottom w:val="0"/>
              <w:divBdr>
                <w:top w:val="none" w:sz="0" w:space="0" w:color="auto"/>
                <w:left w:val="none" w:sz="0" w:space="0" w:color="auto"/>
                <w:bottom w:val="none" w:sz="0" w:space="0" w:color="auto"/>
                <w:right w:val="none" w:sz="0" w:space="0" w:color="auto"/>
              </w:divBdr>
              <w:divsChild>
                <w:div w:id="16323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6688">
      <w:bodyDiv w:val="1"/>
      <w:marLeft w:val="0"/>
      <w:marRight w:val="0"/>
      <w:marTop w:val="0"/>
      <w:marBottom w:val="0"/>
      <w:divBdr>
        <w:top w:val="none" w:sz="0" w:space="0" w:color="auto"/>
        <w:left w:val="none" w:sz="0" w:space="0" w:color="auto"/>
        <w:bottom w:val="none" w:sz="0" w:space="0" w:color="auto"/>
        <w:right w:val="none" w:sz="0" w:space="0" w:color="auto"/>
      </w:divBdr>
    </w:div>
    <w:div w:id="1185167071">
      <w:bodyDiv w:val="1"/>
      <w:marLeft w:val="0"/>
      <w:marRight w:val="0"/>
      <w:marTop w:val="0"/>
      <w:marBottom w:val="0"/>
      <w:divBdr>
        <w:top w:val="none" w:sz="0" w:space="0" w:color="auto"/>
        <w:left w:val="none" w:sz="0" w:space="0" w:color="auto"/>
        <w:bottom w:val="none" w:sz="0" w:space="0" w:color="auto"/>
        <w:right w:val="none" w:sz="0" w:space="0" w:color="auto"/>
      </w:divBdr>
      <w:divsChild>
        <w:div w:id="1750729502">
          <w:marLeft w:val="0"/>
          <w:marRight w:val="0"/>
          <w:marTop w:val="0"/>
          <w:marBottom w:val="0"/>
          <w:divBdr>
            <w:top w:val="none" w:sz="0" w:space="0" w:color="auto"/>
            <w:left w:val="none" w:sz="0" w:space="0" w:color="auto"/>
            <w:bottom w:val="none" w:sz="0" w:space="0" w:color="auto"/>
            <w:right w:val="none" w:sz="0" w:space="0" w:color="auto"/>
          </w:divBdr>
          <w:divsChild>
            <w:div w:id="699549767">
              <w:marLeft w:val="0"/>
              <w:marRight w:val="0"/>
              <w:marTop w:val="0"/>
              <w:marBottom w:val="0"/>
              <w:divBdr>
                <w:top w:val="none" w:sz="0" w:space="0" w:color="auto"/>
                <w:left w:val="none" w:sz="0" w:space="0" w:color="auto"/>
                <w:bottom w:val="none" w:sz="0" w:space="0" w:color="auto"/>
                <w:right w:val="none" w:sz="0" w:space="0" w:color="auto"/>
              </w:divBdr>
              <w:divsChild>
                <w:div w:id="419527159">
                  <w:marLeft w:val="0"/>
                  <w:marRight w:val="0"/>
                  <w:marTop w:val="0"/>
                  <w:marBottom w:val="0"/>
                  <w:divBdr>
                    <w:top w:val="none" w:sz="0" w:space="0" w:color="auto"/>
                    <w:left w:val="none" w:sz="0" w:space="0" w:color="auto"/>
                    <w:bottom w:val="none" w:sz="0" w:space="0" w:color="auto"/>
                    <w:right w:val="none" w:sz="0" w:space="0" w:color="auto"/>
                  </w:divBdr>
                  <w:divsChild>
                    <w:div w:id="6325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50789">
          <w:marLeft w:val="0"/>
          <w:marRight w:val="0"/>
          <w:marTop w:val="0"/>
          <w:marBottom w:val="0"/>
          <w:divBdr>
            <w:top w:val="none" w:sz="0" w:space="0" w:color="auto"/>
            <w:left w:val="none" w:sz="0" w:space="0" w:color="auto"/>
            <w:bottom w:val="none" w:sz="0" w:space="0" w:color="auto"/>
            <w:right w:val="none" w:sz="0" w:space="0" w:color="auto"/>
          </w:divBdr>
          <w:divsChild>
            <w:div w:id="929966160">
              <w:marLeft w:val="0"/>
              <w:marRight w:val="0"/>
              <w:marTop w:val="0"/>
              <w:marBottom w:val="0"/>
              <w:divBdr>
                <w:top w:val="none" w:sz="0" w:space="0" w:color="auto"/>
                <w:left w:val="none" w:sz="0" w:space="0" w:color="auto"/>
                <w:bottom w:val="none" w:sz="0" w:space="0" w:color="auto"/>
                <w:right w:val="none" w:sz="0" w:space="0" w:color="auto"/>
              </w:divBdr>
              <w:divsChild>
                <w:div w:id="4430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9268">
          <w:marLeft w:val="0"/>
          <w:marRight w:val="0"/>
          <w:marTop w:val="0"/>
          <w:marBottom w:val="0"/>
          <w:divBdr>
            <w:top w:val="none" w:sz="0" w:space="0" w:color="auto"/>
            <w:left w:val="none" w:sz="0" w:space="0" w:color="auto"/>
            <w:bottom w:val="none" w:sz="0" w:space="0" w:color="auto"/>
            <w:right w:val="none" w:sz="0" w:space="0" w:color="auto"/>
          </w:divBdr>
        </w:div>
        <w:div w:id="1321154656">
          <w:marLeft w:val="0"/>
          <w:marRight w:val="0"/>
          <w:marTop w:val="0"/>
          <w:marBottom w:val="0"/>
          <w:divBdr>
            <w:top w:val="none" w:sz="0" w:space="0" w:color="auto"/>
            <w:left w:val="none" w:sz="0" w:space="0" w:color="auto"/>
            <w:bottom w:val="none" w:sz="0" w:space="0" w:color="auto"/>
            <w:right w:val="none" w:sz="0" w:space="0" w:color="auto"/>
          </w:divBdr>
          <w:divsChild>
            <w:div w:id="1159034336">
              <w:marLeft w:val="0"/>
              <w:marRight w:val="0"/>
              <w:marTop w:val="0"/>
              <w:marBottom w:val="0"/>
              <w:divBdr>
                <w:top w:val="none" w:sz="0" w:space="0" w:color="auto"/>
                <w:left w:val="none" w:sz="0" w:space="0" w:color="auto"/>
                <w:bottom w:val="none" w:sz="0" w:space="0" w:color="auto"/>
                <w:right w:val="none" w:sz="0" w:space="0" w:color="auto"/>
              </w:divBdr>
            </w:div>
          </w:divsChild>
        </w:div>
        <w:div w:id="1268929217">
          <w:marLeft w:val="0"/>
          <w:marRight w:val="0"/>
          <w:marTop w:val="0"/>
          <w:marBottom w:val="0"/>
          <w:divBdr>
            <w:top w:val="none" w:sz="0" w:space="0" w:color="auto"/>
            <w:left w:val="none" w:sz="0" w:space="0" w:color="auto"/>
            <w:bottom w:val="none" w:sz="0" w:space="0" w:color="auto"/>
            <w:right w:val="none" w:sz="0" w:space="0" w:color="auto"/>
          </w:divBdr>
          <w:divsChild>
            <w:div w:id="1827435068">
              <w:marLeft w:val="0"/>
              <w:marRight w:val="0"/>
              <w:marTop w:val="0"/>
              <w:marBottom w:val="0"/>
              <w:divBdr>
                <w:top w:val="none" w:sz="0" w:space="0" w:color="auto"/>
                <w:left w:val="none" w:sz="0" w:space="0" w:color="auto"/>
                <w:bottom w:val="none" w:sz="0" w:space="0" w:color="auto"/>
                <w:right w:val="none" w:sz="0" w:space="0" w:color="auto"/>
              </w:divBdr>
              <w:divsChild>
                <w:div w:id="1496334273">
                  <w:marLeft w:val="0"/>
                  <w:marRight w:val="0"/>
                  <w:marTop w:val="0"/>
                  <w:marBottom w:val="0"/>
                  <w:divBdr>
                    <w:top w:val="none" w:sz="0" w:space="0" w:color="auto"/>
                    <w:left w:val="none" w:sz="0" w:space="0" w:color="auto"/>
                    <w:bottom w:val="none" w:sz="0" w:space="0" w:color="auto"/>
                    <w:right w:val="none" w:sz="0" w:space="0" w:color="auto"/>
                  </w:divBdr>
                  <w:divsChild>
                    <w:div w:id="1493444957">
                      <w:marLeft w:val="0"/>
                      <w:marRight w:val="0"/>
                      <w:marTop w:val="0"/>
                      <w:marBottom w:val="0"/>
                      <w:divBdr>
                        <w:top w:val="none" w:sz="0" w:space="0" w:color="auto"/>
                        <w:left w:val="none" w:sz="0" w:space="0" w:color="auto"/>
                        <w:bottom w:val="none" w:sz="0" w:space="0" w:color="auto"/>
                        <w:right w:val="none" w:sz="0" w:space="0" w:color="auto"/>
                      </w:divBdr>
                      <w:divsChild>
                        <w:div w:id="1970668730">
                          <w:marLeft w:val="0"/>
                          <w:marRight w:val="0"/>
                          <w:marTop w:val="0"/>
                          <w:marBottom w:val="0"/>
                          <w:divBdr>
                            <w:top w:val="none" w:sz="0" w:space="0" w:color="auto"/>
                            <w:left w:val="none" w:sz="0" w:space="0" w:color="auto"/>
                            <w:bottom w:val="none" w:sz="0" w:space="0" w:color="auto"/>
                            <w:right w:val="none" w:sz="0" w:space="0" w:color="auto"/>
                          </w:divBdr>
                          <w:divsChild>
                            <w:div w:id="10516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4713">
              <w:marLeft w:val="0"/>
              <w:marRight w:val="0"/>
              <w:marTop w:val="0"/>
              <w:marBottom w:val="0"/>
              <w:divBdr>
                <w:top w:val="none" w:sz="0" w:space="0" w:color="auto"/>
                <w:left w:val="none" w:sz="0" w:space="0" w:color="auto"/>
                <w:bottom w:val="none" w:sz="0" w:space="0" w:color="auto"/>
                <w:right w:val="none" w:sz="0" w:space="0" w:color="auto"/>
              </w:divBdr>
              <w:divsChild>
                <w:div w:id="1372607148">
                  <w:marLeft w:val="0"/>
                  <w:marRight w:val="0"/>
                  <w:marTop w:val="0"/>
                  <w:marBottom w:val="0"/>
                  <w:divBdr>
                    <w:top w:val="none" w:sz="0" w:space="0" w:color="auto"/>
                    <w:left w:val="none" w:sz="0" w:space="0" w:color="auto"/>
                    <w:bottom w:val="none" w:sz="0" w:space="0" w:color="auto"/>
                    <w:right w:val="none" w:sz="0" w:space="0" w:color="auto"/>
                  </w:divBdr>
                  <w:divsChild>
                    <w:div w:id="398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29069">
      <w:bodyDiv w:val="1"/>
      <w:marLeft w:val="0"/>
      <w:marRight w:val="0"/>
      <w:marTop w:val="0"/>
      <w:marBottom w:val="0"/>
      <w:divBdr>
        <w:top w:val="none" w:sz="0" w:space="0" w:color="auto"/>
        <w:left w:val="none" w:sz="0" w:space="0" w:color="auto"/>
        <w:bottom w:val="none" w:sz="0" w:space="0" w:color="auto"/>
        <w:right w:val="none" w:sz="0" w:space="0" w:color="auto"/>
      </w:divBdr>
      <w:divsChild>
        <w:div w:id="1357654291">
          <w:marLeft w:val="0"/>
          <w:marRight w:val="0"/>
          <w:marTop w:val="0"/>
          <w:marBottom w:val="0"/>
          <w:divBdr>
            <w:top w:val="none" w:sz="0" w:space="0" w:color="auto"/>
            <w:left w:val="none" w:sz="0" w:space="0" w:color="auto"/>
            <w:bottom w:val="none" w:sz="0" w:space="0" w:color="auto"/>
            <w:right w:val="none" w:sz="0" w:space="0" w:color="auto"/>
          </w:divBdr>
          <w:divsChild>
            <w:div w:id="1326741117">
              <w:marLeft w:val="0"/>
              <w:marRight w:val="0"/>
              <w:marTop w:val="0"/>
              <w:marBottom w:val="0"/>
              <w:divBdr>
                <w:top w:val="none" w:sz="0" w:space="0" w:color="auto"/>
                <w:left w:val="none" w:sz="0" w:space="0" w:color="auto"/>
                <w:bottom w:val="none" w:sz="0" w:space="0" w:color="auto"/>
                <w:right w:val="none" w:sz="0" w:space="0" w:color="auto"/>
              </w:divBdr>
              <w:divsChild>
                <w:div w:id="17769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32448">
      <w:bodyDiv w:val="1"/>
      <w:marLeft w:val="0"/>
      <w:marRight w:val="0"/>
      <w:marTop w:val="0"/>
      <w:marBottom w:val="0"/>
      <w:divBdr>
        <w:top w:val="none" w:sz="0" w:space="0" w:color="auto"/>
        <w:left w:val="none" w:sz="0" w:space="0" w:color="auto"/>
        <w:bottom w:val="none" w:sz="0" w:space="0" w:color="auto"/>
        <w:right w:val="none" w:sz="0" w:space="0" w:color="auto"/>
      </w:divBdr>
      <w:divsChild>
        <w:div w:id="9721364">
          <w:marLeft w:val="0"/>
          <w:marRight w:val="0"/>
          <w:marTop w:val="0"/>
          <w:marBottom w:val="0"/>
          <w:divBdr>
            <w:top w:val="none" w:sz="0" w:space="0" w:color="auto"/>
            <w:left w:val="none" w:sz="0" w:space="0" w:color="auto"/>
            <w:bottom w:val="none" w:sz="0" w:space="0" w:color="auto"/>
            <w:right w:val="none" w:sz="0" w:space="0" w:color="auto"/>
          </w:divBdr>
          <w:divsChild>
            <w:div w:id="1241720107">
              <w:marLeft w:val="0"/>
              <w:marRight w:val="0"/>
              <w:marTop w:val="0"/>
              <w:marBottom w:val="0"/>
              <w:divBdr>
                <w:top w:val="none" w:sz="0" w:space="0" w:color="auto"/>
                <w:left w:val="none" w:sz="0" w:space="0" w:color="auto"/>
                <w:bottom w:val="none" w:sz="0" w:space="0" w:color="auto"/>
                <w:right w:val="none" w:sz="0" w:space="0" w:color="auto"/>
              </w:divBdr>
              <w:divsChild>
                <w:div w:id="8880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85430">
      <w:bodyDiv w:val="1"/>
      <w:marLeft w:val="0"/>
      <w:marRight w:val="0"/>
      <w:marTop w:val="0"/>
      <w:marBottom w:val="0"/>
      <w:divBdr>
        <w:top w:val="none" w:sz="0" w:space="0" w:color="auto"/>
        <w:left w:val="none" w:sz="0" w:space="0" w:color="auto"/>
        <w:bottom w:val="none" w:sz="0" w:space="0" w:color="auto"/>
        <w:right w:val="none" w:sz="0" w:space="0" w:color="auto"/>
      </w:divBdr>
    </w:div>
    <w:div w:id="1342199059">
      <w:bodyDiv w:val="1"/>
      <w:marLeft w:val="0"/>
      <w:marRight w:val="0"/>
      <w:marTop w:val="0"/>
      <w:marBottom w:val="0"/>
      <w:divBdr>
        <w:top w:val="none" w:sz="0" w:space="0" w:color="auto"/>
        <w:left w:val="none" w:sz="0" w:space="0" w:color="auto"/>
        <w:bottom w:val="none" w:sz="0" w:space="0" w:color="auto"/>
        <w:right w:val="none" w:sz="0" w:space="0" w:color="auto"/>
      </w:divBdr>
      <w:divsChild>
        <w:div w:id="636879854">
          <w:marLeft w:val="0"/>
          <w:marRight w:val="0"/>
          <w:marTop w:val="0"/>
          <w:marBottom w:val="0"/>
          <w:divBdr>
            <w:top w:val="none" w:sz="0" w:space="0" w:color="auto"/>
            <w:left w:val="none" w:sz="0" w:space="0" w:color="auto"/>
            <w:bottom w:val="none" w:sz="0" w:space="0" w:color="auto"/>
            <w:right w:val="none" w:sz="0" w:space="0" w:color="auto"/>
          </w:divBdr>
          <w:divsChild>
            <w:div w:id="1891988379">
              <w:marLeft w:val="0"/>
              <w:marRight w:val="0"/>
              <w:marTop w:val="0"/>
              <w:marBottom w:val="0"/>
              <w:divBdr>
                <w:top w:val="none" w:sz="0" w:space="0" w:color="auto"/>
                <w:left w:val="none" w:sz="0" w:space="0" w:color="auto"/>
                <w:bottom w:val="none" w:sz="0" w:space="0" w:color="auto"/>
                <w:right w:val="none" w:sz="0" w:space="0" w:color="auto"/>
              </w:divBdr>
              <w:divsChild>
                <w:div w:id="16610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136251">
      <w:bodyDiv w:val="1"/>
      <w:marLeft w:val="0"/>
      <w:marRight w:val="0"/>
      <w:marTop w:val="0"/>
      <w:marBottom w:val="0"/>
      <w:divBdr>
        <w:top w:val="none" w:sz="0" w:space="0" w:color="auto"/>
        <w:left w:val="none" w:sz="0" w:space="0" w:color="auto"/>
        <w:bottom w:val="none" w:sz="0" w:space="0" w:color="auto"/>
        <w:right w:val="none" w:sz="0" w:space="0" w:color="auto"/>
      </w:divBdr>
    </w:div>
    <w:div w:id="1399088323">
      <w:bodyDiv w:val="1"/>
      <w:marLeft w:val="0"/>
      <w:marRight w:val="0"/>
      <w:marTop w:val="0"/>
      <w:marBottom w:val="0"/>
      <w:divBdr>
        <w:top w:val="none" w:sz="0" w:space="0" w:color="auto"/>
        <w:left w:val="none" w:sz="0" w:space="0" w:color="auto"/>
        <w:bottom w:val="none" w:sz="0" w:space="0" w:color="auto"/>
        <w:right w:val="none" w:sz="0" w:space="0" w:color="auto"/>
      </w:divBdr>
    </w:div>
    <w:div w:id="1407997810">
      <w:bodyDiv w:val="1"/>
      <w:marLeft w:val="0"/>
      <w:marRight w:val="0"/>
      <w:marTop w:val="0"/>
      <w:marBottom w:val="0"/>
      <w:divBdr>
        <w:top w:val="none" w:sz="0" w:space="0" w:color="auto"/>
        <w:left w:val="none" w:sz="0" w:space="0" w:color="auto"/>
        <w:bottom w:val="none" w:sz="0" w:space="0" w:color="auto"/>
        <w:right w:val="none" w:sz="0" w:space="0" w:color="auto"/>
      </w:divBdr>
      <w:divsChild>
        <w:div w:id="1608736863">
          <w:marLeft w:val="0"/>
          <w:marRight w:val="0"/>
          <w:marTop w:val="0"/>
          <w:marBottom w:val="0"/>
          <w:divBdr>
            <w:top w:val="none" w:sz="0" w:space="0" w:color="auto"/>
            <w:left w:val="none" w:sz="0" w:space="0" w:color="auto"/>
            <w:bottom w:val="none" w:sz="0" w:space="0" w:color="auto"/>
            <w:right w:val="none" w:sz="0" w:space="0" w:color="auto"/>
          </w:divBdr>
          <w:divsChild>
            <w:div w:id="536359615">
              <w:marLeft w:val="0"/>
              <w:marRight w:val="0"/>
              <w:marTop w:val="0"/>
              <w:marBottom w:val="0"/>
              <w:divBdr>
                <w:top w:val="none" w:sz="0" w:space="0" w:color="auto"/>
                <w:left w:val="none" w:sz="0" w:space="0" w:color="auto"/>
                <w:bottom w:val="none" w:sz="0" w:space="0" w:color="auto"/>
                <w:right w:val="none" w:sz="0" w:space="0" w:color="auto"/>
              </w:divBdr>
              <w:divsChild>
                <w:div w:id="843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91061">
      <w:bodyDiv w:val="1"/>
      <w:marLeft w:val="0"/>
      <w:marRight w:val="0"/>
      <w:marTop w:val="0"/>
      <w:marBottom w:val="0"/>
      <w:divBdr>
        <w:top w:val="none" w:sz="0" w:space="0" w:color="auto"/>
        <w:left w:val="none" w:sz="0" w:space="0" w:color="auto"/>
        <w:bottom w:val="none" w:sz="0" w:space="0" w:color="auto"/>
        <w:right w:val="none" w:sz="0" w:space="0" w:color="auto"/>
      </w:divBdr>
      <w:divsChild>
        <w:div w:id="1136799262">
          <w:marLeft w:val="0"/>
          <w:marRight w:val="0"/>
          <w:marTop w:val="0"/>
          <w:marBottom w:val="0"/>
          <w:divBdr>
            <w:top w:val="none" w:sz="0" w:space="0" w:color="auto"/>
            <w:left w:val="none" w:sz="0" w:space="0" w:color="auto"/>
            <w:bottom w:val="none" w:sz="0" w:space="0" w:color="auto"/>
            <w:right w:val="none" w:sz="0" w:space="0" w:color="auto"/>
          </w:divBdr>
          <w:divsChild>
            <w:div w:id="128523698">
              <w:marLeft w:val="0"/>
              <w:marRight w:val="0"/>
              <w:marTop w:val="0"/>
              <w:marBottom w:val="0"/>
              <w:divBdr>
                <w:top w:val="none" w:sz="0" w:space="0" w:color="auto"/>
                <w:left w:val="none" w:sz="0" w:space="0" w:color="auto"/>
                <w:bottom w:val="none" w:sz="0" w:space="0" w:color="auto"/>
                <w:right w:val="none" w:sz="0" w:space="0" w:color="auto"/>
              </w:divBdr>
              <w:divsChild>
                <w:div w:id="13038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27410">
      <w:bodyDiv w:val="1"/>
      <w:marLeft w:val="0"/>
      <w:marRight w:val="0"/>
      <w:marTop w:val="0"/>
      <w:marBottom w:val="0"/>
      <w:divBdr>
        <w:top w:val="none" w:sz="0" w:space="0" w:color="auto"/>
        <w:left w:val="none" w:sz="0" w:space="0" w:color="auto"/>
        <w:bottom w:val="none" w:sz="0" w:space="0" w:color="auto"/>
        <w:right w:val="none" w:sz="0" w:space="0" w:color="auto"/>
      </w:divBdr>
      <w:divsChild>
        <w:div w:id="1334995370">
          <w:marLeft w:val="0"/>
          <w:marRight w:val="0"/>
          <w:marTop w:val="0"/>
          <w:marBottom w:val="0"/>
          <w:divBdr>
            <w:top w:val="none" w:sz="0" w:space="0" w:color="auto"/>
            <w:left w:val="none" w:sz="0" w:space="0" w:color="auto"/>
            <w:bottom w:val="none" w:sz="0" w:space="0" w:color="auto"/>
            <w:right w:val="none" w:sz="0" w:space="0" w:color="auto"/>
          </w:divBdr>
          <w:divsChild>
            <w:div w:id="1815443797">
              <w:marLeft w:val="0"/>
              <w:marRight w:val="0"/>
              <w:marTop w:val="0"/>
              <w:marBottom w:val="0"/>
              <w:divBdr>
                <w:top w:val="none" w:sz="0" w:space="0" w:color="auto"/>
                <w:left w:val="none" w:sz="0" w:space="0" w:color="auto"/>
                <w:bottom w:val="none" w:sz="0" w:space="0" w:color="auto"/>
                <w:right w:val="none" w:sz="0" w:space="0" w:color="auto"/>
              </w:divBdr>
              <w:divsChild>
                <w:div w:id="2673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2141">
      <w:bodyDiv w:val="1"/>
      <w:marLeft w:val="0"/>
      <w:marRight w:val="0"/>
      <w:marTop w:val="0"/>
      <w:marBottom w:val="0"/>
      <w:divBdr>
        <w:top w:val="none" w:sz="0" w:space="0" w:color="auto"/>
        <w:left w:val="none" w:sz="0" w:space="0" w:color="auto"/>
        <w:bottom w:val="none" w:sz="0" w:space="0" w:color="auto"/>
        <w:right w:val="none" w:sz="0" w:space="0" w:color="auto"/>
      </w:divBdr>
    </w:div>
    <w:div w:id="1635062791">
      <w:bodyDiv w:val="1"/>
      <w:marLeft w:val="0"/>
      <w:marRight w:val="0"/>
      <w:marTop w:val="0"/>
      <w:marBottom w:val="0"/>
      <w:divBdr>
        <w:top w:val="none" w:sz="0" w:space="0" w:color="auto"/>
        <w:left w:val="none" w:sz="0" w:space="0" w:color="auto"/>
        <w:bottom w:val="none" w:sz="0" w:space="0" w:color="auto"/>
        <w:right w:val="none" w:sz="0" w:space="0" w:color="auto"/>
      </w:divBdr>
      <w:divsChild>
        <w:div w:id="646130283">
          <w:marLeft w:val="0"/>
          <w:marRight w:val="0"/>
          <w:marTop w:val="0"/>
          <w:marBottom w:val="0"/>
          <w:divBdr>
            <w:top w:val="none" w:sz="0" w:space="0" w:color="auto"/>
            <w:left w:val="none" w:sz="0" w:space="0" w:color="auto"/>
            <w:bottom w:val="none" w:sz="0" w:space="0" w:color="auto"/>
            <w:right w:val="none" w:sz="0" w:space="0" w:color="auto"/>
          </w:divBdr>
          <w:divsChild>
            <w:div w:id="773094873">
              <w:marLeft w:val="0"/>
              <w:marRight w:val="0"/>
              <w:marTop w:val="0"/>
              <w:marBottom w:val="0"/>
              <w:divBdr>
                <w:top w:val="none" w:sz="0" w:space="0" w:color="auto"/>
                <w:left w:val="none" w:sz="0" w:space="0" w:color="auto"/>
                <w:bottom w:val="none" w:sz="0" w:space="0" w:color="auto"/>
                <w:right w:val="none" w:sz="0" w:space="0" w:color="auto"/>
              </w:divBdr>
              <w:divsChild>
                <w:div w:id="2965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6877">
      <w:bodyDiv w:val="1"/>
      <w:marLeft w:val="0"/>
      <w:marRight w:val="0"/>
      <w:marTop w:val="0"/>
      <w:marBottom w:val="0"/>
      <w:divBdr>
        <w:top w:val="none" w:sz="0" w:space="0" w:color="auto"/>
        <w:left w:val="none" w:sz="0" w:space="0" w:color="auto"/>
        <w:bottom w:val="none" w:sz="0" w:space="0" w:color="auto"/>
        <w:right w:val="none" w:sz="0" w:space="0" w:color="auto"/>
      </w:divBdr>
      <w:divsChild>
        <w:div w:id="1565411829">
          <w:marLeft w:val="0"/>
          <w:marRight w:val="0"/>
          <w:marTop w:val="0"/>
          <w:marBottom w:val="0"/>
          <w:divBdr>
            <w:top w:val="none" w:sz="0" w:space="0" w:color="auto"/>
            <w:left w:val="none" w:sz="0" w:space="0" w:color="auto"/>
            <w:bottom w:val="none" w:sz="0" w:space="0" w:color="auto"/>
            <w:right w:val="none" w:sz="0" w:space="0" w:color="auto"/>
          </w:divBdr>
          <w:divsChild>
            <w:div w:id="1623003209">
              <w:marLeft w:val="0"/>
              <w:marRight w:val="0"/>
              <w:marTop w:val="0"/>
              <w:marBottom w:val="0"/>
              <w:divBdr>
                <w:top w:val="none" w:sz="0" w:space="0" w:color="auto"/>
                <w:left w:val="none" w:sz="0" w:space="0" w:color="auto"/>
                <w:bottom w:val="none" w:sz="0" w:space="0" w:color="auto"/>
                <w:right w:val="none" w:sz="0" w:space="0" w:color="auto"/>
              </w:divBdr>
              <w:divsChild>
                <w:div w:id="1730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2263">
      <w:bodyDiv w:val="1"/>
      <w:marLeft w:val="0"/>
      <w:marRight w:val="0"/>
      <w:marTop w:val="0"/>
      <w:marBottom w:val="0"/>
      <w:divBdr>
        <w:top w:val="none" w:sz="0" w:space="0" w:color="auto"/>
        <w:left w:val="none" w:sz="0" w:space="0" w:color="auto"/>
        <w:bottom w:val="none" w:sz="0" w:space="0" w:color="auto"/>
        <w:right w:val="none" w:sz="0" w:space="0" w:color="auto"/>
      </w:divBdr>
    </w:div>
    <w:div w:id="2007629885">
      <w:bodyDiv w:val="1"/>
      <w:marLeft w:val="0"/>
      <w:marRight w:val="0"/>
      <w:marTop w:val="0"/>
      <w:marBottom w:val="0"/>
      <w:divBdr>
        <w:top w:val="none" w:sz="0" w:space="0" w:color="auto"/>
        <w:left w:val="none" w:sz="0" w:space="0" w:color="auto"/>
        <w:bottom w:val="none" w:sz="0" w:space="0" w:color="auto"/>
        <w:right w:val="none" w:sz="0" w:space="0" w:color="auto"/>
      </w:divBdr>
    </w:div>
    <w:div w:id="2055301101">
      <w:bodyDiv w:val="1"/>
      <w:marLeft w:val="0"/>
      <w:marRight w:val="0"/>
      <w:marTop w:val="0"/>
      <w:marBottom w:val="0"/>
      <w:divBdr>
        <w:top w:val="none" w:sz="0" w:space="0" w:color="auto"/>
        <w:left w:val="none" w:sz="0" w:space="0" w:color="auto"/>
        <w:bottom w:val="none" w:sz="0" w:space="0" w:color="auto"/>
        <w:right w:val="none" w:sz="0" w:space="0" w:color="auto"/>
      </w:divBdr>
    </w:div>
    <w:div w:id="2106538483">
      <w:bodyDiv w:val="1"/>
      <w:marLeft w:val="0"/>
      <w:marRight w:val="0"/>
      <w:marTop w:val="0"/>
      <w:marBottom w:val="0"/>
      <w:divBdr>
        <w:top w:val="none" w:sz="0" w:space="0" w:color="auto"/>
        <w:left w:val="none" w:sz="0" w:space="0" w:color="auto"/>
        <w:bottom w:val="none" w:sz="0" w:space="0" w:color="auto"/>
        <w:right w:val="none" w:sz="0" w:space="0" w:color="auto"/>
      </w:divBdr>
      <w:divsChild>
        <w:div w:id="1478763873">
          <w:marLeft w:val="0"/>
          <w:marRight w:val="0"/>
          <w:marTop w:val="0"/>
          <w:marBottom w:val="0"/>
          <w:divBdr>
            <w:top w:val="none" w:sz="0" w:space="0" w:color="auto"/>
            <w:left w:val="none" w:sz="0" w:space="0" w:color="auto"/>
            <w:bottom w:val="none" w:sz="0" w:space="0" w:color="auto"/>
            <w:right w:val="none" w:sz="0" w:space="0" w:color="auto"/>
          </w:divBdr>
          <w:divsChild>
            <w:div w:id="2132280689">
              <w:marLeft w:val="0"/>
              <w:marRight w:val="0"/>
              <w:marTop w:val="0"/>
              <w:marBottom w:val="0"/>
              <w:divBdr>
                <w:top w:val="none" w:sz="0" w:space="0" w:color="auto"/>
                <w:left w:val="none" w:sz="0" w:space="0" w:color="auto"/>
                <w:bottom w:val="none" w:sz="0" w:space="0" w:color="auto"/>
                <w:right w:val="none" w:sz="0" w:space="0" w:color="auto"/>
              </w:divBdr>
              <w:divsChild>
                <w:div w:id="19847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35/cropsci1999.3951491x" TargetMode="External"/><Relationship Id="rId21" Type="http://schemas.openxmlformats.org/officeDocument/2006/relationships/hyperlink" Target="https://doi.org/10.1214/09-STS307" TargetMode="External"/><Relationship Id="rId42" Type="http://schemas.openxmlformats.org/officeDocument/2006/relationships/hyperlink" Target="https://doi.org/10.1186/s12864-015-2345-z" TargetMode="External"/><Relationship Id="rId47" Type="http://schemas.openxmlformats.org/officeDocument/2006/relationships/hyperlink" Target="https://doi.org/10.1016/B978-0-12-394807-6.00226-4" TargetMode="External"/><Relationship Id="rId63" Type="http://schemas.openxmlformats.org/officeDocument/2006/relationships/hyperlink" Target="https://doi.org/10.1016/j.fcr.2008.07.015" TargetMode="External"/><Relationship Id="rId68" Type="http://schemas.openxmlformats.org/officeDocument/2006/relationships/hyperlink" Target="https://doi.org/10.1007/s00122-006-0323-1" TargetMode="External"/><Relationship Id="rId84" Type="http://schemas.openxmlformats.org/officeDocument/2006/relationships/hyperlink" Target="https://github.com/taiyun/corrplot" TargetMode="External"/><Relationship Id="rId89" Type="http://schemas.microsoft.com/office/2011/relationships/people" Target="people.xml"/><Relationship Id="rId16" Type="http://schemas.microsoft.com/office/2016/09/relationships/commentsIds" Target="commentsIds.xml"/><Relationship Id="rId11" Type="http://schemas.openxmlformats.org/officeDocument/2006/relationships/image" Target="media/image2.png"/><Relationship Id="rId32" Type="http://schemas.openxmlformats.org/officeDocument/2006/relationships/hyperlink" Target="https://doi.org/10.1093/bioinformatics/btr330" TargetMode="External"/><Relationship Id="rId37" Type="http://schemas.openxmlformats.org/officeDocument/2006/relationships/hyperlink" Target="https://doi.org/10.1093/jxb/erv490" TargetMode="External"/><Relationship Id="rId53" Type="http://schemas.openxmlformats.org/officeDocument/2006/relationships/hyperlink" Target="https://doi.org/10.3389/fpls.2024.1467927" TargetMode="External"/><Relationship Id="rId58" Type="http://schemas.openxmlformats.org/officeDocument/2006/relationships/hyperlink" Target="https://doi.org/10.1038/s41467-019-09134-9" TargetMode="External"/><Relationship Id="rId74" Type="http://schemas.openxmlformats.org/officeDocument/2006/relationships/hyperlink" Target="https://dx.doi.org/10.1016/j.cbpa.2009.04.634" TargetMode="External"/><Relationship Id="rId79" Type="http://schemas.openxmlformats.org/officeDocument/2006/relationships/hyperlink" Target="https://doi.org/10.1007/978-3-540-34388-2_2"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comments" Target="comments.xml"/><Relationship Id="rId22" Type="http://schemas.openxmlformats.org/officeDocument/2006/relationships/hyperlink" Target="https://doi.org/10.1093/jxb/erv176" TargetMode="External"/><Relationship Id="rId27" Type="http://schemas.openxmlformats.org/officeDocument/2006/relationships/hyperlink" Target="https://doi.org/10.1126/science.1253435" TargetMode="External"/><Relationship Id="rId30" Type="http://schemas.openxmlformats.org/officeDocument/2006/relationships/hyperlink" Target="https://doi.org/10.1371/journal.pone.0156744" TargetMode="External"/><Relationship Id="rId35" Type="http://schemas.openxmlformats.org/officeDocument/2006/relationships/hyperlink" Target="https://doi.org/10.4141/CJPS07059" TargetMode="External"/><Relationship Id="rId43" Type="http://schemas.openxmlformats.org/officeDocument/2006/relationships/hyperlink" Target="https://doi.org/10.1051/ocl/2020013" TargetMode="External"/><Relationship Id="rId48" Type="http://schemas.openxmlformats.org/officeDocument/2006/relationships/hyperlink" Target="https://doi.org/10.2135/cropsci2009.06.0352" TargetMode="External"/><Relationship Id="rId56" Type="http://schemas.openxmlformats.org/officeDocument/2006/relationships/hyperlink" Target="https://doi.org/10.2135/cropsci2018.10.0611" TargetMode="External"/><Relationship Id="rId64" Type="http://schemas.openxmlformats.org/officeDocument/2006/relationships/hyperlink" Target="https://doi.org/10.1086/519795" TargetMode="External"/><Relationship Id="rId69" Type="http://schemas.openxmlformats.org/officeDocument/2006/relationships/hyperlink" Target="https://doi.org/10.4141/cjps2012-074" TargetMode="External"/><Relationship Id="rId77" Type="http://schemas.openxmlformats.org/officeDocument/2006/relationships/hyperlink" Target="https://doi.org/10.1093/gigascience/giaa137" TargetMode="External"/><Relationship Id="rId8" Type="http://schemas.openxmlformats.org/officeDocument/2006/relationships/hyperlink" Target="mailto:nathalie.nesi@inrae.fr" TargetMode="External"/><Relationship Id="rId51" Type="http://schemas.openxmlformats.org/officeDocument/2006/relationships/hyperlink" Target="https://doi.org/10.1007/s00122-024-04659-0" TargetMode="External"/><Relationship Id="rId72" Type="http://schemas.openxmlformats.org/officeDocument/2006/relationships/hyperlink" Target="https://doi.org/10.1093/jxb/erv258" TargetMode="External"/><Relationship Id="rId80" Type="http://schemas.openxmlformats.org/officeDocument/2006/relationships/hyperlink" Target="https://doi.org/10.1186/s12870-016-0902-5" TargetMode="External"/><Relationship Id="rId85" Type="http://schemas.openxmlformats.org/officeDocument/2006/relationships/hyperlink" Target="https://doi.org/10.2307/2408641"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doi.org/10.1007/s00122-011-1676-7" TargetMode="External"/><Relationship Id="rId33" Type="http://schemas.openxmlformats.org/officeDocument/2006/relationships/hyperlink" Target="https://doi.org/10.1007/BF01253968" TargetMode="External"/><Relationship Id="rId38" Type="http://schemas.openxmlformats.org/officeDocument/2006/relationships/hyperlink" Target="https://cdnsciencepub.com/doi/pdf/10.4141/CJPS09073" TargetMode="External"/><Relationship Id="rId46" Type="http://schemas.openxmlformats.org/officeDocument/2006/relationships/hyperlink" Target="https://doi.org/10.1007/s11104-024-06653-3" TargetMode="External"/><Relationship Id="rId59" Type="http://schemas.openxmlformats.org/officeDocument/2006/relationships/hyperlink" Target="https://doi.org/10.1016/j.fcr.2009.05.008" TargetMode="External"/><Relationship Id="rId67" Type="http://schemas.openxmlformats.org/officeDocument/2006/relationships/hyperlink" Target="https://doi.org/10.1111/j.1439-0523.2008.01597.x" TargetMode="External"/><Relationship Id="rId20" Type="http://schemas.openxmlformats.org/officeDocument/2006/relationships/hyperlink" Target="https://doi.org/10.1186/1471-2229-10-54" TargetMode="External"/><Relationship Id="rId41" Type="http://schemas.openxmlformats.org/officeDocument/2006/relationships/hyperlink" Target="https://doi.org/10.1093/jexbot/53.370.789" TargetMode="External"/><Relationship Id="rId54" Type="http://schemas.openxmlformats.org/officeDocument/2006/relationships/hyperlink" Target="https://doi.org/10.1071/fp03060" TargetMode="External"/><Relationship Id="rId62" Type="http://schemas.openxmlformats.org/officeDocument/2006/relationships/hyperlink" Target="https://doi.org/10.1071/fp13143" TargetMode="External"/><Relationship Id="rId70" Type="http://schemas.openxmlformats.org/officeDocument/2006/relationships/hyperlink" Target="https://doi.org/10.1093/g3journal/jkac320" TargetMode="External"/><Relationship Id="rId75" Type="http://schemas.openxmlformats.org/officeDocument/2006/relationships/hyperlink" Target="https://doi.org/10.1534/genetics.113.159731" TargetMode="External"/><Relationship Id="rId83" Type="http://schemas.openxmlformats.org/officeDocument/2006/relationships/hyperlink" Target="https://doi.org/10.3389/fpls.2017.01709"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doi.org/10.1111/ppl.14130" TargetMode="External"/><Relationship Id="rId28" Type="http://schemas.openxmlformats.org/officeDocument/2006/relationships/hyperlink" Target="https://doi.org/10.3389/fpls.2025.1625778" TargetMode="External"/><Relationship Id="rId36" Type="http://schemas.openxmlformats.org/officeDocument/2006/relationships/hyperlink" Target="https://hdl.handle.net/1813/32841" TargetMode="External"/><Relationship Id="rId49" Type="http://schemas.openxmlformats.org/officeDocument/2006/relationships/hyperlink" Target="https://doi.org/10.1111/pbr.12665" TargetMode="External"/><Relationship Id="rId57" Type="http://schemas.openxmlformats.org/officeDocument/2006/relationships/hyperlink" Target="https://doi.org/10.1016/j.tplants.2014.06.012" TargetMode="External"/><Relationship Id="rId10" Type="http://schemas.openxmlformats.org/officeDocument/2006/relationships/image" Target="media/image1.png"/><Relationship Id="rId31" Type="http://schemas.openxmlformats.org/officeDocument/2006/relationships/hyperlink" Target="https://doi.org/10.1016/j.fcr.2006.12.014" TargetMode="External"/><Relationship Id="rId44" Type="http://schemas.openxmlformats.org/officeDocument/2006/relationships/hyperlink" Target="https://doi.org/10.2307/2987199" TargetMode="External"/><Relationship Id="rId52" Type="http://schemas.openxmlformats.org/officeDocument/2006/relationships/hyperlink" Target="https://doi.org/10.18637/jss.v025.i01" TargetMode="External"/><Relationship Id="rId60" Type="http://schemas.openxmlformats.org/officeDocument/2006/relationships/hyperlink" Target="https://doi.org/10.1016/bs.agron.2022.05.001" TargetMode="External"/><Relationship Id="rId65" Type="http://schemas.openxmlformats.org/officeDocument/2006/relationships/hyperlink" Target="https://doi.org/10.1007/s00122-006-0269-3" TargetMode="External"/><Relationship Id="rId73" Type="http://schemas.openxmlformats.org/officeDocument/2006/relationships/hyperlink" Target="https://doi.org/10.1111/j.1439-037X.2012.00528.x" TargetMode="External"/><Relationship Id="rId78" Type="http://schemas.openxmlformats.org/officeDocument/2006/relationships/hyperlink" Target="https://github.com/andrisignorell/desctools" TargetMode="External"/><Relationship Id="rId81" Type="http://schemas.openxmlformats.org/officeDocument/2006/relationships/hyperlink" Target="https://doi.org/10.2135/cropsci2004.1990" TargetMode="External"/><Relationship Id="rId86" Type="http://schemas.openxmlformats.org/officeDocument/2006/relationships/hyperlink" Target="https://doi.org/10.1146/annurev-arplant-042811-105532" TargetMode="External"/><Relationship Id="rId4" Type="http://schemas.openxmlformats.org/officeDocument/2006/relationships/settings" Target="settings.xml"/><Relationship Id="rId9" Type="http://schemas.openxmlformats.org/officeDocument/2006/relationships/hyperlink" Target="https://doi.org/10.57745/AGG7L8" TargetMode="External"/><Relationship Id="rId13" Type="http://schemas.openxmlformats.org/officeDocument/2006/relationships/image" Target="media/image4.png"/><Relationship Id="rId18" Type="http://schemas.openxmlformats.org/officeDocument/2006/relationships/hyperlink" Target="https://www.genouest.org/" TargetMode="External"/><Relationship Id="rId39" Type="http://schemas.openxmlformats.org/officeDocument/2006/relationships/hyperlink" Target="https://doi.org/10.1002/gepi.20310" TargetMode="External"/><Relationship Id="rId34" Type="http://schemas.openxmlformats.org/officeDocument/2006/relationships/hyperlink" Target="https://doi.org/10.1016/S0378-4290(97)00115-9" TargetMode="External"/><Relationship Id="rId50" Type="http://schemas.openxmlformats.org/officeDocument/2006/relationships/hyperlink" Target="https://doi.org/10.1111/pbi.13171" TargetMode="External"/><Relationship Id="rId55" Type="http://schemas.openxmlformats.org/officeDocument/2006/relationships/hyperlink" Target="https://doi.org/10.1038/nmeth.1681" TargetMode="External"/><Relationship Id="rId76" Type="http://schemas.openxmlformats.org/officeDocument/2006/relationships/hyperlink" Target="https://doi.org/10.1016/j.dib.2024.111163" TargetMode="External"/><Relationship Id="rId7" Type="http://schemas.openxmlformats.org/officeDocument/2006/relationships/endnotes" Target="endnotes.xml"/><Relationship Id="rId71" Type="http://schemas.openxmlformats.org/officeDocument/2006/relationships/hyperlink" Target="http://doi.org/10.1016/j.fcr.2004.01.007" TargetMode="External"/><Relationship Id="rId2" Type="http://schemas.openxmlformats.org/officeDocument/2006/relationships/numbering" Target="numbering.xml"/><Relationship Id="rId29" Type="http://schemas.openxmlformats.org/officeDocument/2006/relationships/hyperlink" Target="https://doi.org/10.1007/s00122-016-2746-7" TargetMode="External"/><Relationship Id="rId24" Type="http://schemas.openxmlformats.org/officeDocument/2006/relationships/hyperlink" Target="https://doi.org/10.1016/j.ajhg.2018.07.015" TargetMode="External"/><Relationship Id="rId40" Type="http://schemas.openxmlformats.org/officeDocument/2006/relationships/hyperlink" Target="https://doi.org/10.1002/gepi.20430" TargetMode="External"/><Relationship Id="rId45" Type="http://schemas.openxmlformats.org/officeDocument/2006/relationships/hyperlink" Target="https://doi.org/10.1111/ppl.14315" TargetMode="External"/><Relationship Id="rId66" Type="http://schemas.openxmlformats.org/officeDocument/2006/relationships/hyperlink" Target="https://doi.org/10.1007/s00122-007-0537-x" TargetMode="External"/><Relationship Id="rId87" Type="http://schemas.openxmlformats.org/officeDocument/2006/relationships/hyperlink" Target="https://doi.org/10.1038/ng1702" TargetMode="External"/><Relationship Id="rId61" Type="http://schemas.openxmlformats.org/officeDocument/2006/relationships/hyperlink" Target="https://doi.org/10.3389/fpls.2015.01032" TargetMode="External"/><Relationship Id="rId82" Type="http://schemas.openxmlformats.org/officeDocument/2006/relationships/hyperlink" Target="https://doi.org/10.1111/j.0030-1299.2007.15559.x" TargetMode="External"/><Relationship Id="rId19" Type="http://schemas.openxmlformats.org/officeDocument/2006/relationships/hyperlink" Target="https://doi.org/10.1101/gr.094052.1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perch\AOBOX\recherche\DAS3\NAVIG\th&#232;seMarianne\Papier%20Vigueur%20Pr&#233;coce\juillet2025\WORD_template_submission_PCI_202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879FC-BC16-0248-93B9-80898FB06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WORD_template_submission_PCI_2022</Template>
  <TotalTime>2957</TotalTime>
  <Pages>22</Pages>
  <Words>16565</Words>
  <Characters>91111</Characters>
  <Application>Microsoft Office Word</Application>
  <DocSecurity>0</DocSecurity>
  <Lines>759</Lines>
  <Paragraphs>214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Laperche</dc:creator>
  <cp:keywords/>
  <dc:description/>
  <cp:lastModifiedBy>Anne Laperche</cp:lastModifiedBy>
  <cp:revision>82</cp:revision>
  <cp:lastPrinted>2025-10-06T15:56:00Z</cp:lastPrinted>
  <dcterms:created xsi:type="dcterms:W3CDTF">2025-09-29T09:44:00Z</dcterms:created>
  <dcterms:modified xsi:type="dcterms:W3CDTF">2025-11-21T14:18:00Z</dcterms:modified>
</cp:coreProperties>
</file>